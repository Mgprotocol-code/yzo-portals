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BEDF2" w14:textId="67FBC0A6" w:rsidR="00206F70" w:rsidDel="001E4CF7" w:rsidRDefault="001E4CF7" w:rsidP="001E4CF7">
      <w:pPr>
        <w:tabs>
          <w:tab w:val="left" w:pos="3456"/>
        </w:tabs>
        <w:rPr>
          <w:del w:id="0" w:author="ASUS" w:date="2026-10-15T14:52:00Z"/>
          <w:b/>
          <w:bCs/>
          <w:color w:val="020200"/>
          <w:sz w:val="38"/>
          <w:szCs w:val="38"/>
        </w:rPr>
        <w:pPrChange w:id="1" w:author="ASUS" w:date="2026-10-15T14:48:00Z">
          <w:pPr/>
        </w:pPrChange>
      </w:pPr>
      <w:ins w:id="2" w:author="ASUS" w:date="2026-10-15T14:48:00Z">
        <w:r>
          <w:rPr>
            <w:b/>
            <w:bCs/>
            <w:color w:val="020200"/>
            <w:sz w:val="38"/>
            <w:szCs w:val="38"/>
          </w:rPr>
          <w:tab/>
        </w:r>
      </w:ins>
    </w:p>
    <w:p w14:paraId="21A4114B" w14:textId="0E405B77" w:rsidR="00206F70" w:rsidDel="001E4CF7" w:rsidRDefault="00206F70" w:rsidP="00206F70">
      <w:pPr>
        <w:rPr>
          <w:del w:id="3" w:author="ASUS" w:date="2026-10-15T14:52:00Z"/>
          <w:b/>
          <w:bCs/>
          <w:color w:val="020200"/>
          <w:sz w:val="38"/>
          <w:szCs w:val="38"/>
        </w:rPr>
      </w:pPr>
    </w:p>
    <w:p w14:paraId="2E381C74" w14:textId="5EEFCCDF" w:rsidR="00206F70" w:rsidRDefault="00206F70" w:rsidP="001E4CF7">
      <w:pPr>
        <w:tabs>
          <w:tab w:val="left" w:pos="3456"/>
        </w:tabs>
        <w:rPr>
          <w:b/>
          <w:bCs/>
          <w:color w:val="020200"/>
          <w:sz w:val="38"/>
          <w:szCs w:val="38"/>
        </w:rPr>
        <w:pPrChange w:id="4" w:author="ASUS" w:date="2026-10-15T14:52:00Z">
          <w:pPr/>
        </w:pPrChange>
      </w:pPr>
    </w:p>
    <w:p w14:paraId="39A84D15" w14:textId="77777777" w:rsidR="00206F70" w:rsidRDefault="00206F70" w:rsidP="00206F70">
      <w:pPr>
        <w:rPr>
          <w:b/>
          <w:bCs/>
          <w:color w:val="020200"/>
          <w:sz w:val="38"/>
          <w:szCs w:val="38"/>
        </w:rPr>
      </w:pPr>
    </w:p>
    <w:p w14:paraId="08A1E84A" w14:textId="395A240D" w:rsidR="00206F70" w:rsidRPr="00450C1B" w:rsidRDefault="00206F70" w:rsidP="00206F70">
      <w:pPr>
        <w:jc w:val="center"/>
        <w:rPr>
          <w:rFonts w:ascii="Times New Roman" w:hAnsi="Times New Roman" w:cs="Times New Roman"/>
          <w:b/>
          <w:bCs/>
          <w:color w:val="1E1E00"/>
          <w:sz w:val="38"/>
          <w:szCs w:val="38"/>
        </w:rPr>
      </w:pPr>
      <w:r w:rsidRPr="00450C1B">
        <w:rPr>
          <w:rFonts w:ascii="Times New Roman" w:hAnsi="Times New Roman" w:cs="Times New Roman"/>
          <w:b/>
          <w:bCs/>
          <w:sz w:val="38"/>
          <w:szCs w:val="38"/>
        </w:rPr>
        <w:t xml:space="preserve">Frontiir </w:t>
      </w:r>
      <w:r w:rsidR="004A45E6">
        <w:rPr>
          <w:rFonts w:ascii="Times New Roman" w:hAnsi="Times New Roman" w:cs="Times New Roman"/>
          <w:b/>
          <w:bCs/>
          <w:sz w:val="38"/>
          <w:szCs w:val="38"/>
        </w:rPr>
        <w:t>Company Limited</w:t>
      </w:r>
    </w:p>
    <w:p w14:paraId="46590133" w14:textId="77777777" w:rsidR="00206F70" w:rsidRDefault="00206F70" w:rsidP="00206F70">
      <w:pPr>
        <w:ind w:left="2880" w:firstLine="720"/>
        <w:jc w:val="center"/>
        <w:rPr>
          <w:b/>
          <w:bCs/>
          <w:color w:val="1E1E00"/>
          <w:sz w:val="38"/>
          <w:szCs w:val="38"/>
        </w:rPr>
      </w:pPr>
    </w:p>
    <w:p w14:paraId="5F8FE2B5" w14:textId="0826BA40" w:rsidR="00206F70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 w:rsidRPr="00A10E64">
        <w:rPr>
          <w:b/>
          <w:bCs/>
          <w:sz w:val="32"/>
          <w:szCs w:val="32"/>
          <w:cs/>
        </w:rPr>
        <w:t>နှင့်</w:t>
      </w:r>
    </w:p>
    <w:p w14:paraId="2DF92A26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</w:p>
    <w:p w14:paraId="4AD2B8F7" w14:textId="77777777" w:rsidR="00206F70" w:rsidRPr="00CF09B5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ascii="Pyidaungsu" w:hAnsi="Pyidaungsu" w:cs="Pyidaungsu"/>
          <w:b/>
          <w:bCs/>
          <w:sz w:val="32"/>
          <w:szCs w:val="32"/>
        </w:rPr>
        <w:t>----------------------------------</w:t>
      </w:r>
    </w:p>
    <w:p w14:paraId="110EA84F" w14:textId="77777777" w:rsidR="00206F70" w:rsidRPr="001F133A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</w:p>
    <w:p w14:paraId="7A5BAA99" w14:textId="77777777" w:rsidR="00206F70" w:rsidRDefault="00206F70" w:rsidP="00206F70">
      <w:pPr>
        <w:jc w:val="center"/>
        <w:rPr>
          <w:rFonts w:ascii="Pyidaungsu" w:hAnsi="Pyidaungsu" w:cs="Pyidaungsu"/>
        </w:rPr>
      </w:pPr>
      <w:r w:rsidRPr="004B3D07">
        <w:rPr>
          <w:cs/>
        </w:rPr>
        <w:t>တို့အကြား</w:t>
      </w:r>
      <w:r w:rsidRPr="004B3D07">
        <w:rPr>
          <w:rFonts w:ascii="Pyidaungsu" w:hAnsi="Pyidaungsu" w:cs="Pyidaungsu"/>
        </w:rPr>
        <w:t xml:space="preserve"> </w:t>
      </w:r>
      <w:r w:rsidRPr="004B3D07">
        <w:rPr>
          <w:cs/>
        </w:rPr>
        <w:t>ချုပ်ဆိုသော</w:t>
      </w:r>
    </w:p>
    <w:p w14:paraId="29ACAFDC" w14:textId="77777777" w:rsidR="00206F70" w:rsidRDefault="00206F70" w:rsidP="00206F70">
      <w:pPr>
        <w:jc w:val="center"/>
        <w:rPr>
          <w:rFonts w:ascii="Pyidaungsu" w:hAnsi="Pyidaungsu" w:cs="Pyidaungsu"/>
        </w:rPr>
      </w:pPr>
    </w:p>
    <w:p w14:paraId="60E3638F" w14:textId="77777777" w:rsidR="00206F70" w:rsidRDefault="00206F70" w:rsidP="00206F70">
      <w:pPr>
        <w:jc w:val="center"/>
        <w:rPr>
          <w:rFonts w:ascii="Pyidaungsu" w:hAnsi="Pyidaungsu" w:cs="Pyidaungsu"/>
        </w:rPr>
      </w:pPr>
    </w:p>
    <w:p w14:paraId="0E6F6096" w14:textId="77777777" w:rsidR="00206F70" w:rsidRPr="004B3D07" w:rsidRDefault="00206F70" w:rsidP="00206F70">
      <w:pPr>
        <w:jc w:val="center"/>
        <w:rPr>
          <w:rFonts w:ascii="Pyidaungsu" w:hAnsi="Pyidaungsu" w:cs="Pyidaungsu"/>
        </w:rPr>
      </w:pPr>
    </w:p>
    <w:p w14:paraId="61D902BA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နှစ်ဦး</w:t>
      </w:r>
      <w:r w:rsidRPr="00B41F81">
        <w:rPr>
          <w:b/>
          <w:bCs/>
          <w:sz w:val="32"/>
          <w:szCs w:val="32"/>
          <w:cs/>
        </w:rPr>
        <w:t>သဘောတူ မော်တော်ယာဉ်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ငှားရမ်းခြင်း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ကတိစာချုပ်</w:t>
      </w:r>
    </w:p>
    <w:p w14:paraId="5D4A882A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0F5690FF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07054308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6FE94CD1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6434CFA1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590E4E4B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14DE8849" w14:textId="3CE60186" w:rsidR="00206F70" w:rsidRPr="00A10E64" w:rsidRDefault="001E4CF7" w:rsidP="00206F70">
      <w:pPr>
        <w:jc w:val="center"/>
        <w:rPr>
          <w:rFonts w:ascii="Pyidaungsu" w:hAnsi="Pyidaungsu" w:cs="Pyidaungsu"/>
          <w:b/>
          <w:bCs/>
        </w:rPr>
      </w:pPr>
      <w:ins w:id="5" w:author="ASUS" w:date="2026-10-15T14:58:00Z">
        <w:r>
          <w:rPr>
            <w:b/>
            <w:bCs/>
          </w:rPr>
          <w:t>(               )</w:t>
        </w:r>
      </w:ins>
      <w:del w:id="6" w:author="ASUS" w:date="2026-10-15T14:58:00Z">
        <w:r w:rsidR="00206F70" w:rsidRPr="00A10E64" w:rsidDel="001E4CF7">
          <w:rPr>
            <w:b/>
            <w:bCs/>
            <w:cs/>
          </w:rPr>
          <w:delText>၂၀၂</w:delText>
        </w:r>
        <w:r w:rsidR="00206F70" w:rsidDel="001E4CF7">
          <w:rPr>
            <w:rFonts w:hint="cs"/>
            <w:b/>
            <w:bCs/>
            <w:cs/>
          </w:rPr>
          <w:delText>၆</w:delText>
        </w:r>
        <w:r w:rsidR="00206F70" w:rsidRPr="00A10E64" w:rsidDel="001E4CF7">
          <w:rPr>
            <w:rFonts w:ascii="Pyidaungsu" w:hAnsi="Pyidaungsu" w:cs="Pyidaungsu"/>
            <w:b/>
            <w:bCs/>
          </w:rPr>
          <w:delText xml:space="preserve"> </w:delText>
        </w:r>
      </w:del>
      <w:r w:rsidR="00206F70" w:rsidRPr="00A10E64">
        <w:rPr>
          <w:b/>
          <w:bCs/>
          <w:cs/>
        </w:rPr>
        <w:t>ခုနှစ်၊</w:t>
      </w:r>
      <w:r w:rsidR="00206F70">
        <w:rPr>
          <w:rFonts w:hint="cs"/>
          <w:b/>
          <w:bCs/>
          <w:cs/>
        </w:rPr>
        <w:t xml:space="preserve"> </w:t>
      </w:r>
      <w:ins w:id="7" w:author="ASUS" w:date="2026-10-15T14:59:00Z">
        <w:r>
          <w:rPr>
            <w:rFonts w:ascii="Pyidaungsu" w:hAnsi="Pyidaungsu" w:cs="Pyidaungsu"/>
            <w:b/>
            <w:bCs/>
          </w:rPr>
          <w:t>(             )</w:t>
        </w:r>
      </w:ins>
      <w:del w:id="8" w:author="ASUS" w:date="2026-10-15T14:59:00Z">
        <w:r w:rsidR="00206F70" w:rsidDel="001E4CF7">
          <w:rPr>
            <w:rFonts w:hint="cs"/>
            <w:b/>
            <w:bCs/>
            <w:cs/>
          </w:rPr>
          <w:delText>အောက်တို</w:delText>
        </w:r>
        <w:r w:rsidR="00206F70" w:rsidDel="001E4CF7">
          <w:rPr>
            <w:b/>
            <w:bCs/>
            <w:cs/>
          </w:rPr>
          <w:delText>ဘာ</w:delText>
        </w:r>
        <w:r w:rsidR="00206F70" w:rsidDel="001E4CF7">
          <w:rPr>
            <w:rFonts w:ascii="Pyidaungsu" w:hAnsi="Pyidaungsu" w:cs="Pyidaungsu" w:hint="cs"/>
            <w:b/>
            <w:bCs/>
            <w:cs/>
          </w:rPr>
          <w:delText xml:space="preserve"> </w:delText>
        </w:r>
      </w:del>
      <w:r w:rsidR="00206F70" w:rsidRPr="00A10E64">
        <w:rPr>
          <w:b/>
          <w:bCs/>
          <w:cs/>
        </w:rPr>
        <w:t>လ၊</w:t>
      </w:r>
      <w:r w:rsidR="00206F70">
        <w:rPr>
          <w:rFonts w:ascii="Pyidaungsu" w:hAnsi="Pyidaungsu" w:cs="Pyidaungsu"/>
          <w:b/>
          <w:bCs/>
        </w:rPr>
        <w:t xml:space="preserve"> </w:t>
      </w:r>
      <w:r w:rsidR="00206F70">
        <w:rPr>
          <w:rFonts w:ascii="Pyidaungsu" w:hAnsi="Pyidaungsu" w:cs="Pyidaungsu" w:hint="cs"/>
          <w:b/>
          <w:bCs/>
          <w:cs/>
        </w:rPr>
        <w:t>(     )</w:t>
      </w:r>
      <w:r w:rsidR="00206F70" w:rsidRPr="00A10E64">
        <w:rPr>
          <w:rFonts w:ascii="Pyidaungsu" w:hAnsi="Pyidaungsu" w:cs="Pyidaungsu"/>
          <w:b/>
          <w:bCs/>
        </w:rPr>
        <w:t xml:space="preserve"> </w:t>
      </w:r>
      <w:r w:rsidR="00206F70" w:rsidRPr="00A10E64">
        <w:rPr>
          <w:b/>
          <w:bCs/>
          <w:cs/>
        </w:rPr>
        <w:t>ရက်</w:t>
      </w:r>
      <w:r w:rsidR="00206F70">
        <w:rPr>
          <w:rFonts w:hint="cs"/>
          <w:b/>
          <w:bCs/>
          <w:cs/>
        </w:rPr>
        <w:t xml:space="preserve"> ။</w:t>
      </w:r>
    </w:p>
    <w:p w14:paraId="381F27B8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1E439776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221646A3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4BA09A9B" w14:textId="77777777" w:rsidR="00206F70" w:rsidRDefault="00206F70" w:rsidP="00206F70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63E0DAEB" w14:textId="7B87CFE3" w:rsidR="001E4CF7" w:rsidRDefault="001E4CF7" w:rsidP="001E4CF7">
      <w:pPr>
        <w:tabs>
          <w:tab w:val="left" w:pos="1490"/>
        </w:tabs>
        <w:spacing w:line="240" w:lineRule="auto"/>
        <w:rPr>
          <w:ins w:id="9" w:author="ASUS" w:date="2026-10-15T14:52:00Z"/>
          <w:b/>
          <w:bCs/>
          <w:sz w:val="32"/>
          <w:szCs w:val="32"/>
        </w:rPr>
        <w:pPrChange w:id="10" w:author="ASUS" w:date="2026-10-15T14:54:00Z">
          <w:pPr>
            <w:spacing w:line="240" w:lineRule="auto"/>
            <w:jc w:val="center"/>
          </w:pPr>
        </w:pPrChange>
      </w:pPr>
    </w:p>
    <w:p w14:paraId="6B57F968" w14:textId="40CBC211" w:rsidR="00206F70" w:rsidRPr="00B41F81" w:rsidRDefault="00206F70" w:rsidP="00206F70">
      <w:pPr>
        <w:spacing w:line="240" w:lineRule="auto"/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lastRenderedPageBreak/>
        <w:t>နှစ်ဦး</w:t>
      </w:r>
      <w:r w:rsidRPr="00B41F81">
        <w:rPr>
          <w:b/>
          <w:bCs/>
          <w:sz w:val="32"/>
          <w:szCs w:val="32"/>
          <w:cs/>
        </w:rPr>
        <w:t>သဘောတူ မော်တော်ယာဉ်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ငှားရမ်းခြင်း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ကတိစာချုပ်</w:t>
      </w:r>
      <w:r w:rsidRPr="00B41F81"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rFonts w:ascii="Pyidaungsu" w:hAnsi="Pyidaungsu" w:cs="Pyidaungsu"/>
          <w:b/>
          <w:bCs/>
          <w:sz w:val="32"/>
          <w:szCs w:val="32"/>
        </w:rPr>
        <w:br/>
      </w:r>
    </w:p>
    <w:p w14:paraId="29080777" w14:textId="71EE04E2" w:rsidR="00206F70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>ဤနှစ်ဦးသဘောတူ</w:t>
      </w:r>
      <w:r>
        <w:rPr>
          <w:rFonts w:hint="cs"/>
          <w:sz w:val="24"/>
          <w:szCs w:val="24"/>
          <w:cs/>
        </w:rPr>
        <w:t xml:space="preserve"> မော်တော်ယာဥ် </w:t>
      </w:r>
      <w:r w:rsidRPr="00450C1B">
        <w:rPr>
          <w:sz w:val="24"/>
          <w:szCs w:val="24"/>
          <w:cs/>
        </w:rPr>
        <w:t>ငှားရမ်းခြင်း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ကတိစာချုပ် (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 w:hint="cs"/>
          <w:sz w:val="24"/>
          <w:szCs w:val="24"/>
          <w:cs/>
        </w:rPr>
        <w:t>“</w:t>
      </w:r>
      <w:r w:rsidRPr="00450C1B">
        <w:rPr>
          <w:b/>
          <w:bCs/>
          <w:sz w:val="24"/>
          <w:szCs w:val="24"/>
          <w:cs/>
        </w:rPr>
        <w:t>သဘောတူကတိစာချုပ်</w:t>
      </w:r>
      <w:r w:rsidRPr="00450C1B">
        <w:rPr>
          <w:rFonts w:ascii="Pyidaungsu" w:hAnsi="Pyidaungsu" w:cs="Pyidaungsu" w:hint="cs"/>
          <w:sz w:val="24"/>
          <w:szCs w:val="24"/>
          <w:cs/>
        </w:rPr>
        <w:t>”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/>
          <w:sz w:val="24"/>
          <w:szCs w:val="24"/>
          <w:cs/>
        </w:rPr>
        <w:t>)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ကို</w:t>
      </w:r>
      <w:ins w:id="11" w:author="ASUS" w:date="2026-10-15T14:59:00Z">
        <w:r w:rsidR="001E4CF7">
          <w:rPr>
            <w:sz w:val="24"/>
            <w:szCs w:val="24"/>
          </w:rPr>
          <w:t>(             )</w:t>
        </w:r>
      </w:ins>
      <w:del w:id="12" w:author="ASUS" w:date="2026-10-15T14:59:00Z">
        <w:r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450C1B" w:rsidDel="001E4CF7">
          <w:rPr>
            <w:sz w:val="24"/>
            <w:szCs w:val="24"/>
            <w:cs/>
          </w:rPr>
          <w:delText>၂၀၂</w:delText>
        </w:r>
        <w:r w:rsidDel="001E4CF7">
          <w:rPr>
            <w:rFonts w:hint="cs"/>
            <w:sz w:val="24"/>
            <w:szCs w:val="24"/>
            <w:cs/>
          </w:rPr>
          <w:delText xml:space="preserve">၆ </w:delText>
        </w:r>
      </w:del>
      <w:r w:rsidRPr="00450C1B">
        <w:rPr>
          <w:sz w:val="24"/>
          <w:szCs w:val="24"/>
          <w:cs/>
        </w:rPr>
        <w:t>ခုနှစ်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၊</w:t>
      </w:r>
      <w:r>
        <w:rPr>
          <w:rFonts w:hint="cs"/>
          <w:sz w:val="24"/>
          <w:szCs w:val="24"/>
          <w:cs/>
        </w:rPr>
        <w:t xml:space="preserve"> </w:t>
      </w:r>
      <w:ins w:id="13" w:author="ASUS" w:date="2026-10-15T14:59:00Z">
        <w:r w:rsidR="001E4CF7">
          <w:rPr>
            <w:sz w:val="24"/>
            <w:szCs w:val="24"/>
          </w:rPr>
          <w:t>(                   )</w:t>
        </w:r>
      </w:ins>
      <w:del w:id="14" w:author="ASUS" w:date="2026-10-15T14:59:00Z">
        <w:r w:rsidDel="001E4CF7">
          <w:rPr>
            <w:rFonts w:hint="cs"/>
            <w:sz w:val="24"/>
            <w:szCs w:val="24"/>
            <w:cs/>
          </w:rPr>
          <w:delText>အောက်တို</w:delText>
        </w:r>
        <w:r w:rsidRPr="00450C1B" w:rsidDel="001E4CF7">
          <w:rPr>
            <w:sz w:val="24"/>
            <w:szCs w:val="24"/>
            <w:cs/>
          </w:rPr>
          <w:delText>ဘာ</w:delText>
        </w:r>
      </w:del>
      <w:r w:rsidRPr="00450C1B">
        <w:rPr>
          <w:sz w:val="24"/>
          <w:szCs w:val="24"/>
          <w:cs/>
        </w:rPr>
        <w:t>လ၊</w:t>
      </w:r>
      <w:r w:rsidRPr="00450C1B">
        <w:rPr>
          <w:rFonts w:ascii="Pyidaungsu" w:hAnsi="Pyidaungsu" w:cs="Pyidaungsu"/>
          <w:sz w:val="24"/>
          <w:szCs w:val="24"/>
        </w:rPr>
        <w:t xml:space="preserve"> (  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) </w:t>
      </w:r>
      <w:r w:rsidRPr="00450C1B">
        <w:rPr>
          <w:sz w:val="24"/>
          <w:szCs w:val="24"/>
          <w:cs/>
        </w:rPr>
        <w:t>ရက်နေ့တွင်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အောက်ဖေါ်ပြပါ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ပုဂ္ဂိုလ်တို့မှ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နှစ်ဦးသဘောတူ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လက်မှတ်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ရေးထိုးချုပ်ဆိုကြပါသည်။</w:t>
      </w:r>
    </w:p>
    <w:p w14:paraId="52C1A6D2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4131D4C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C57C7DF" w14:textId="035FFE02" w:rsidR="00206F70" w:rsidRDefault="00206F70" w:rsidP="00206F70">
      <w:pPr>
        <w:spacing w:line="360" w:lineRule="auto"/>
        <w:jc w:val="both"/>
        <w:rPr>
          <w:rFonts w:ascii="Pyidaungsu" w:hAnsi="Pyidaungsu" w:cs="Pyidaungsu"/>
          <w:color w:val="FF0000"/>
          <w:sz w:val="24"/>
          <w:szCs w:val="24"/>
        </w:rPr>
      </w:pPr>
      <w:r w:rsidRPr="00962C45">
        <w:rPr>
          <w:b/>
          <w:bCs/>
          <w:sz w:val="24"/>
          <w:szCs w:val="24"/>
          <w:cs/>
        </w:rPr>
        <w:t xml:space="preserve">အငှားချထားသူ </w:t>
      </w:r>
      <w:r w:rsidRPr="00962C45">
        <w:rPr>
          <w:rFonts w:ascii="Pyidaungsu" w:hAnsi="Pyidaungsu" w:cs="Pyidaungsu"/>
          <w:b/>
          <w:bCs/>
          <w:sz w:val="24"/>
          <w:szCs w:val="24"/>
        </w:rPr>
        <w:t>(</w:t>
      </w:r>
      <w:r w:rsidRPr="00962C45">
        <w:rPr>
          <w:rFonts w:hint="cs"/>
          <w:b/>
          <w:bCs/>
          <w:sz w:val="24"/>
          <w:szCs w:val="24"/>
          <w:cs/>
        </w:rPr>
        <w:t>ယာဥ်ပိုင်</w:t>
      </w:r>
      <w:r w:rsidRPr="00962C45">
        <w:rPr>
          <w:b/>
          <w:bCs/>
          <w:sz w:val="24"/>
          <w:szCs w:val="24"/>
          <w:cs/>
        </w:rPr>
        <w:t>ရှင်)</w:t>
      </w:r>
      <w:r w:rsidRPr="00450C1B">
        <w:rPr>
          <w:sz w:val="24"/>
          <w:szCs w:val="24"/>
          <w:cs/>
        </w:rPr>
        <w:tab/>
        <w:t>။</w:t>
      </w:r>
      <w:ins w:id="15" w:author="ASUS" w:date="2026-10-15T14:53:00Z">
        <w:r w:rsidR="001E4CF7">
          <w:rPr>
            <w:sz w:val="24"/>
            <w:szCs w:val="24"/>
          </w:rPr>
          <w:t xml:space="preserve"> </w:t>
        </w:r>
      </w:ins>
      <w:del w:id="16" w:author="ASUS" w:date="2026-10-15T14:53:00Z">
        <w:r w:rsidRPr="00450C1B" w:rsidDel="001E4CF7">
          <w:rPr>
            <w:sz w:val="24"/>
            <w:szCs w:val="24"/>
            <w:cs/>
          </w:rPr>
          <w:tab/>
          <w:delText>။</w:delText>
        </w:r>
        <w:r w:rsidRPr="00450C1B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</w:t>
      </w:r>
      <w:r>
        <w:rPr>
          <w:rFonts w:hint="cs"/>
          <w:sz w:val="24"/>
          <w:szCs w:val="24"/>
          <w:cs/>
        </w:rPr>
        <w:t>(ဘ)</w:t>
      </w:r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..................................................</w:t>
      </w:r>
    </w:p>
    <w:p w14:paraId="2E9B98FE" w14:textId="3A44AE35" w:rsidR="00206F70" w:rsidRPr="00450C1B" w:rsidRDefault="00206F70" w:rsidP="00206F70">
      <w:pPr>
        <w:spacing w:line="360" w:lineRule="auto"/>
        <w:jc w:val="both"/>
        <w:rPr>
          <w:rFonts w:ascii="Pyidaungsu" w:hAnsi="Pyidaungsu" w:cs="Pyidaungsu"/>
          <w:color w:val="FF0000"/>
          <w:sz w:val="24"/>
          <w:szCs w:val="24"/>
        </w:rPr>
      </w:pPr>
      <w:r w:rsidRPr="00450C1B">
        <w:rPr>
          <w:sz w:val="24"/>
          <w:szCs w:val="24"/>
          <w:cs/>
        </w:rPr>
        <w:t>မှတ်ပုံတင်အမှတ်</w:t>
      </w:r>
      <w:r w:rsidRPr="00450C1B"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ins w:id="17" w:author="ASUS" w:date="2026-10-15T14:53:00Z">
        <w:r w:rsidR="001E4CF7">
          <w:rPr>
            <w:sz w:val="24"/>
            <w:szCs w:val="24"/>
          </w:rPr>
          <w:t xml:space="preserve"> </w:t>
        </w:r>
      </w:ins>
      <w:del w:id="18" w:author="ASUS" w:date="2026-10-15T14:53:00Z">
        <w:r w:rsidRPr="00450C1B" w:rsidDel="001E4CF7">
          <w:rPr>
            <w:sz w:val="24"/>
            <w:szCs w:val="24"/>
            <w:cs/>
          </w:rPr>
          <w:tab/>
          <w:delText xml:space="preserve">။ </w:delText>
        </w:r>
      </w:del>
      <w:r w:rsidRPr="00450C1B">
        <w:rPr>
          <w:sz w:val="24"/>
          <w:szCs w:val="24"/>
          <w:cs/>
        </w:rPr>
        <w:t>................................................................................................</w:t>
      </w:r>
      <w:ins w:id="19" w:author="ASUS" w:date="2026-10-15T14:53:00Z">
        <w:r w:rsidR="001E4CF7">
          <w:rPr>
            <w:sz w:val="24"/>
            <w:szCs w:val="24"/>
          </w:rPr>
          <w:t>...............</w:t>
        </w:r>
      </w:ins>
    </w:p>
    <w:p w14:paraId="22492017" w14:textId="77777777" w:rsidR="00206F70" w:rsidRPr="00450C1B" w:rsidRDefault="00206F70" w:rsidP="00206F70">
      <w:pPr>
        <w:spacing w:line="360" w:lineRule="auto"/>
        <w:jc w:val="both"/>
        <w:rPr>
          <w:rFonts w:ascii="Pyidaungsu" w:hAnsi="Pyidaungsu" w:cs="Pyidaungsu"/>
          <w:sz w:val="24"/>
          <w:szCs w:val="24"/>
          <w:cs/>
        </w:rPr>
      </w:pPr>
      <w:r w:rsidRPr="00450C1B">
        <w:rPr>
          <w:sz w:val="24"/>
          <w:szCs w:val="24"/>
          <w:cs/>
        </w:rPr>
        <w:t>နေရပ်လိပ်စာ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 w:hint="cs"/>
          <w:sz w:val="24"/>
          <w:szCs w:val="24"/>
          <w:cs/>
        </w:rPr>
        <w:t xml:space="preserve">      </w:t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sz w:val="24"/>
          <w:szCs w:val="24"/>
          <w:cs/>
        </w:rPr>
        <w:t>။</w:t>
      </w:r>
      <w:del w:id="20" w:author="ASUS" w:date="2026-10-15T14:53:00Z">
        <w:r w:rsidRPr="00450C1B" w:rsidDel="001E4CF7">
          <w:rPr>
            <w:rFonts w:ascii="Pyidaungsu" w:hAnsi="Pyidaungsu" w:cs="Pyidaungsu"/>
            <w:sz w:val="24"/>
            <w:szCs w:val="24"/>
          </w:rPr>
          <w:tab/>
        </w:r>
        <w:r w:rsidRPr="00450C1B" w:rsidDel="001E4CF7">
          <w:rPr>
            <w:sz w:val="24"/>
            <w:szCs w:val="24"/>
            <w:cs/>
          </w:rPr>
          <w:delText>။</w:delText>
        </w:r>
        <w:r w:rsidRPr="00450C1B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................................................................................................</w:t>
      </w:r>
    </w:p>
    <w:p w14:paraId="6A60E7B2" w14:textId="77777777" w:rsidR="00206F70" w:rsidRPr="00450C1B" w:rsidRDefault="00206F70" w:rsidP="00206F70">
      <w:pPr>
        <w:ind w:left="1440" w:hanging="1440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450C1B">
        <w:rPr>
          <w:rFonts w:ascii="Pyidaungsu" w:hAnsi="Pyidaungsu" w:cs="Pyidaungsu" w:hint="cs"/>
          <w:sz w:val="24"/>
          <w:szCs w:val="24"/>
          <w:cs/>
        </w:rPr>
        <w:t xml:space="preserve">                                               </w:t>
      </w:r>
      <w:r>
        <w:rPr>
          <w:rFonts w:ascii="Pyidaungsu" w:hAnsi="Pyidaungsu" w:cs="Pyidaungsu" w:hint="cs"/>
          <w:sz w:val="24"/>
          <w:szCs w:val="24"/>
          <w:cs/>
        </w:rPr>
        <w:t xml:space="preserve">                   </w:t>
      </w:r>
      <w:r w:rsidRPr="00450C1B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b/>
          <w:bCs/>
          <w:sz w:val="24"/>
          <w:szCs w:val="24"/>
          <w:cs/>
        </w:rPr>
        <w:t>နှင့်</w:t>
      </w:r>
      <w:r w:rsidRPr="00450C1B">
        <w:rPr>
          <w:rFonts w:ascii="Pyidaungsu" w:hAnsi="Pyidaungsu" w:cs="Pyidaungsu"/>
          <w:b/>
          <w:bCs/>
          <w:sz w:val="24"/>
          <w:szCs w:val="24"/>
        </w:rPr>
        <w:tab/>
      </w:r>
    </w:p>
    <w:p w14:paraId="51058878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2A59399" w14:textId="2841E01C" w:rsidR="00206F70" w:rsidRPr="00450C1B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962C45">
        <w:rPr>
          <w:rFonts w:hint="cs"/>
          <w:b/>
          <w:bCs/>
          <w:sz w:val="24"/>
          <w:szCs w:val="24"/>
          <w:cs/>
        </w:rPr>
        <w:t>အ</w:t>
      </w:r>
      <w:r w:rsidRPr="00962C45">
        <w:rPr>
          <w:b/>
          <w:bCs/>
          <w:sz w:val="24"/>
          <w:szCs w:val="24"/>
          <w:cs/>
        </w:rPr>
        <w:t>ငှား</w:t>
      </w:r>
      <w:r w:rsidRPr="00962C45">
        <w:rPr>
          <w:rFonts w:hint="cs"/>
          <w:b/>
          <w:bCs/>
          <w:sz w:val="24"/>
          <w:szCs w:val="24"/>
          <w:cs/>
        </w:rPr>
        <w:t>ယူ</w:t>
      </w:r>
      <w:r w:rsidRPr="00962C45">
        <w:rPr>
          <w:b/>
          <w:bCs/>
          <w:sz w:val="24"/>
          <w:szCs w:val="24"/>
          <w:cs/>
        </w:rPr>
        <w:t>သူ</w:t>
      </w:r>
      <w:r w:rsidRPr="00962C45">
        <w:rPr>
          <w:rFonts w:ascii="Pyidaungsu" w:hAnsi="Pyidaungsu" w:cs="Pyidaungsu"/>
          <w:b/>
          <w:bCs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sz w:val="24"/>
          <w:szCs w:val="24"/>
          <w:cs/>
        </w:rPr>
        <w:tab/>
        <w:t xml:space="preserve">။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Frontiir</w:t>
      </w:r>
      <w:r w:rsidRPr="00450C1B">
        <w:rPr>
          <w:rFonts w:ascii="Pyidaungsu" w:hAnsi="Pyidaungsu" w:cs="Pyidaungsu"/>
          <w:sz w:val="24"/>
          <w:szCs w:val="24"/>
        </w:rPr>
        <w:t xml:space="preserve"> Co</w:t>
      </w:r>
      <w:r w:rsidR="004A45E6">
        <w:rPr>
          <w:rFonts w:ascii="Pyidaungsu" w:hAnsi="Pyidaungsu" w:cs="Pyidaungsu"/>
          <w:sz w:val="24"/>
          <w:szCs w:val="24"/>
        </w:rPr>
        <w:t>mpany Limited</w:t>
      </w:r>
      <w:r>
        <w:rPr>
          <w:rFonts w:ascii="Pyidaungsu" w:hAnsi="Pyidaungsu" w:cs="Pyidaungsu"/>
          <w:sz w:val="24"/>
          <w:szCs w:val="24"/>
        </w:rPr>
        <w:t xml:space="preserve">  </w:t>
      </w:r>
    </w:p>
    <w:p w14:paraId="451C18B1" w14:textId="77777777" w:rsidR="00206F70" w:rsidRPr="00450C1B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>မှတ်ပုံတင်အမှတ်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sz w:val="24"/>
          <w:szCs w:val="24"/>
          <w:cs/>
        </w:rPr>
        <w:tab/>
        <w:t>။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/>
          <w:sz w:val="24"/>
          <w:szCs w:val="24"/>
        </w:rPr>
        <w:t>1036</w:t>
      </w:r>
      <w:r>
        <w:rPr>
          <w:rFonts w:ascii="Pyidaungsu" w:hAnsi="Pyidaungsu" w:cs="Pyidaungsu"/>
          <w:sz w:val="24"/>
          <w:szCs w:val="24"/>
        </w:rPr>
        <w:t>89295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</w:p>
    <w:p w14:paraId="61EC1C69" w14:textId="77777777" w:rsidR="00206F70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 xml:space="preserve">နေရပ်လိပ်စာ 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>
        <w:rPr>
          <w:rFonts w:ascii="Pyidaungsu" w:hAnsi="Pyidaungsu" w:cs="Pyidaungsu" w:hint="cs"/>
          <w:sz w:val="24"/>
          <w:szCs w:val="24"/>
          <w:cs/>
        </w:rPr>
        <w:t xml:space="preserve">  </w:t>
      </w:r>
      <w:r w:rsidRPr="00450C1B">
        <w:rPr>
          <w:sz w:val="24"/>
          <w:szCs w:val="24"/>
          <w:cs/>
        </w:rPr>
        <w:t>အမှတ်</w:t>
      </w:r>
      <w:r w:rsidRPr="00450C1B">
        <w:rPr>
          <w:rFonts w:ascii="Pyidaungsu" w:hAnsi="Pyidaungsu" w:cs="Pyidaungsu"/>
          <w:sz w:val="24"/>
          <w:szCs w:val="24"/>
        </w:rPr>
        <w:t>(</w:t>
      </w:r>
      <w:r>
        <w:rPr>
          <w:rFonts w:hint="cs"/>
          <w:sz w:val="24"/>
          <w:szCs w:val="24"/>
          <w:cs/>
        </w:rPr>
        <w:t>၃၃</w:t>
      </w:r>
      <w:r w:rsidRPr="00450C1B">
        <w:rPr>
          <w:rFonts w:ascii="Pyidaungsu" w:hAnsi="Pyidaungsu" w:cs="Pyidaungsu"/>
          <w:sz w:val="24"/>
          <w:szCs w:val="24"/>
        </w:rPr>
        <w:t>)</w:t>
      </w:r>
      <w:r w:rsidRPr="00450C1B">
        <w:rPr>
          <w:sz w:val="24"/>
          <w:szCs w:val="24"/>
          <w:cs/>
        </w:rPr>
        <w:t>၊</w:t>
      </w:r>
      <w:r>
        <w:rPr>
          <w:rFonts w:hint="cs"/>
          <w:sz w:val="24"/>
          <w:szCs w:val="24"/>
          <w:cs/>
        </w:rPr>
        <w:t xml:space="preserve"> ပြည်လမ်း</w:t>
      </w:r>
      <w:r w:rsidRPr="00450C1B">
        <w:rPr>
          <w:sz w:val="24"/>
          <w:szCs w:val="24"/>
          <w:cs/>
        </w:rPr>
        <w:t xml:space="preserve">၊ </w:t>
      </w:r>
      <w:r>
        <w:rPr>
          <w:rFonts w:hint="cs"/>
          <w:sz w:val="24"/>
          <w:szCs w:val="24"/>
          <w:cs/>
        </w:rPr>
        <w:t>(၅)ရပ်ကွက်၊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 xml:space="preserve">မရမ်းကုန်းမြို့နယ်၊ </w:t>
      </w:r>
    </w:p>
    <w:p w14:paraId="3A0AC761" w14:textId="5C51393C" w:rsidR="00206F70" w:rsidRDefault="00206F70" w:rsidP="00206F70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 xml:space="preserve">                                               </w:t>
      </w:r>
      <w:r w:rsidRPr="00450C1B">
        <w:rPr>
          <w:sz w:val="24"/>
          <w:szCs w:val="24"/>
          <w:cs/>
        </w:rPr>
        <w:t>ရန်ကုန်တိုင်းဒေသကြီး။</w:t>
      </w:r>
    </w:p>
    <w:p w14:paraId="2D629227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A8FA8E8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44FAFDD" w14:textId="77777777" w:rsidR="00206F70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0E09BF">
        <w:rPr>
          <w:rFonts w:hint="cs"/>
          <w:b/>
          <w:bCs/>
          <w:sz w:val="24"/>
          <w:szCs w:val="24"/>
          <w:cs/>
        </w:rPr>
        <w:t>ငှားရမ်းသည့်ပစ္စည်း</w:t>
      </w:r>
      <w:r>
        <w:rPr>
          <w:rFonts w:hint="cs"/>
          <w:b/>
          <w:bCs/>
          <w:sz w:val="24"/>
          <w:szCs w:val="24"/>
          <w:cs/>
        </w:rPr>
        <w:t>(မော်တော်ယာဥ်၏ အသေးစိတ်အချက်အလက်များ)</w:t>
      </w:r>
      <w:r w:rsidRPr="000E09BF">
        <w:rPr>
          <w:rFonts w:hint="cs"/>
          <w:b/>
          <w:bCs/>
          <w:sz w:val="24"/>
          <w:szCs w:val="24"/>
          <w:cs/>
        </w:rPr>
        <w:t>စာရင်း</w:t>
      </w:r>
      <w:r>
        <w:rPr>
          <w:rFonts w:ascii="Pyidaungsu" w:hAnsi="Pyidaungsu" w:cs="Pyidaungsu" w:hint="cs"/>
          <w:sz w:val="24"/>
          <w:szCs w:val="24"/>
          <w:cs/>
        </w:rPr>
        <w:t xml:space="preserve"> - </w:t>
      </w:r>
    </w:p>
    <w:p w14:paraId="001A7420" w14:textId="33E7F95D" w:rsidR="00206F70" w:rsidDel="001E4CF7" w:rsidRDefault="00206F70" w:rsidP="00187D07">
      <w:pPr>
        <w:spacing w:line="240" w:lineRule="auto"/>
        <w:ind w:firstLine="720"/>
        <w:jc w:val="both"/>
        <w:rPr>
          <w:del w:id="21" w:author="ASUS" w:date="2026-10-15T15:00:00Z"/>
          <w:rFonts w:ascii="Pyidaungsu" w:hAnsi="Pyidaungsu" w:cs="Pyidaungsu"/>
          <w:sz w:val="24"/>
          <w:szCs w:val="24"/>
        </w:rPr>
      </w:pPr>
      <w:r w:rsidRPr="000E09BF">
        <w:rPr>
          <w:rFonts w:hint="cs"/>
          <w:sz w:val="24"/>
          <w:szCs w:val="24"/>
          <w:cs/>
        </w:rPr>
        <w:t>ယာဥ်အမျိုးအစား</w:t>
      </w:r>
      <w:r>
        <w:rPr>
          <w:rFonts w:hint="cs"/>
          <w:sz w:val="24"/>
          <w:szCs w:val="24"/>
          <w:cs/>
        </w:rPr>
        <w:t xml:space="preserve"> -------------------------- ၊ </w:t>
      </w:r>
      <w:ins w:id="22" w:author="Frontiir Legal" w:date="2026-10-09T09:32:00Z">
        <w:r w:rsidR="00C2548B">
          <w:rPr>
            <w:rFonts w:ascii="Pyidaungsu" w:hAnsi="Pyidaungsu"/>
            <w:sz w:val="24"/>
            <w:szCs w:val="24"/>
            <w:cs/>
            <w:lang w:val="x-none"/>
          </w:rPr>
          <w:t>ယာဉ်အမှတ်တံဆိပ်နှင့်</w:t>
        </w:r>
        <w:r w:rsidR="00C2548B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C2548B">
          <w:rPr>
            <w:rFonts w:ascii="Pyidaungsu" w:hAnsi="Pyidaungsu"/>
            <w:sz w:val="24"/>
            <w:szCs w:val="24"/>
            <w:cs/>
            <w:lang w:val="x-none"/>
          </w:rPr>
          <w:t>မော်ဒယ်</w:t>
        </w:r>
      </w:ins>
      <w:ins w:id="23" w:author="Frontiir Legal" w:date="2026-10-09T09:33:00Z">
        <w:r w:rsidR="00C2548B">
          <w:rPr>
            <w:rFonts w:ascii="Pyidaungsu" w:hAnsi="Pyidaungsu"/>
            <w:sz w:val="24"/>
            <w:szCs w:val="24"/>
            <w:lang w:val="x-none"/>
          </w:rPr>
          <w:t xml:space="preserve"> (</w:t>
        </w:r>
        <w:r w:rsidR="00C2548B">
          <w:rPr>
            <w:rFonts w:ascii="Pyidaungsu" w:hAnsi="Pyidaungsu"/>
            <w:sz w:val="24"/>
            <w:szCs w:val="24"/>
          </w:rPr>
          <w:t xml:space="preserve">Make and </w:t>
        </w:r>
      </w:ins>
      <w:r>
        <w:rPr>
          <w:rFonts w:ascii="Pyidaungsu" w:hAnsi="Pyidaungsu" w:cs="Pyidaungsu"/>
          <w:sz w:val="24"/>
          <w:szCs w:val="24"/>
        </w:rPr>
        <w:t>Model</w:t>
      </w:r>
      <w:ins w:id="24" w:author="Frontiir Legal" w:date="2026-10-09T09:33:00Z">
        <w:r w:rsidR="00C2548B">
          <w:rPr>
            <w:rFonts w:ascii="Pyidaungsu" w:hAnsi="Pyidaungsu" w:cs="Pyidaungsu"/>
            <w:sz w:val="24"/>
            <w:szCs w:val="24"/>
          </w:rPr>
          <w:t>)</w:t>
        </w:r>
      </w:ins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---------------</w:t>
      </w:r>
      <w:r>
        <w:rPr>
          <w:rFonts w:ascii="Pyidaungsu" w:hAnsi="Pyidaungsu" w:cs="Pyidaungsu" w:hint="cs"/>
          <w:sz w:val="24"/>
          <w:szCs w:val="24"/>
          <w:cs/>
        </w:rPr>
        <w:t>---</w:t>
      </w:r>
      <w:r>
        <w:rPr>
          <w:rFonts w:ascii="Pyidaungsu" w:hAnsi="Pyidaungsu" w:cs="Pyidaungsu"/>
          <w:sz w:val="24"/>
          <w:szCs w:val="24"/>
        </w:rPr>
        <w:t>---</w:t>
      </w:r>
      <w:r>
        <w:rPr>
          <w:rFonts w:hint="cs"/>
          <w:sz w:val="24"/>
          <w:szCs w:val="24"/>
          <w:cs/>
        </w:rPr>
        <w:t xml:space="preserve"> ၊ ထုတ်လုပ်သည့်နှစ် ------------ ၊</w:t>
      </w:r>
      <w:del w:id="25" w:author="ASUS" w:date="2026-10-15T15:00:00Z">
        <w:r w:rsidDel="001E4CF7">
          <w:rPr>
            <w:rFonts w:hint="cs"/>
            <w:sz w:val="24"/>
            <w:szCs w:val="24"/>
            <w:cs/>
          </w:rPr>
          <w:delText xml:space="preserve">                     </w:delText>
        </w:r>
      </w:del>
      <w:r>
        <w:rPr>
          <w:rFonts w:hint="cs"/>
          <w:sz w:val="24"/>
          <w:szCs w:val="24"/>
          <w:cs/>
        </w:rPr>
        <w:t>ယာဥ်အမှတ်------------၊  အရောင် -------------- ၊</w:t>
      </w:r>
      <w:r w:rsidR="004A45E6">
        <w:rPr>
          <w:rFonts w:ascii="Pyidaungsu" w:hAnsi="Pyidaungsu" w:cs="Pyidaungsu"/>
          <w:sz w:val="24"/>
          <w:szCs w:val="24"/>
        </w:rPr>
        <w:t xml:space="preserve"> </w:t>
      </w:r>
      <w:ins w:id="26" w:author="Frontiir Legal" w:date="2026-10-09T09:33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အင်ဂျင်အမှတ်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(</w:t>
        </w:r>
      </w:ins>
      <w:r w:rsidR="004A45E6">
        <w:rPr>
          <w:rFonts w:ascii="Pyidaungsu" w:hAnsi="Pyidaungsu" w:cs="Pyidaungsu"/>
          <w:sz w:val="24"/>
          <w:szCs w:val="24"/>
        </w:rPr>
        <w:t>Engine NO</w:t>
      </w:r>
      <w:r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>------------------ ၊</w:t>
      </w:r>
      <w:ins w:id="27" w:author="Frontiir Legal" w:date="2026-10-09T09:34:00Z">
        <w:r w:rsidR="00A51275">
          <w:rPr>
            <w:rFonts w:ascii="Pyidaungsu" w:hAnsi="Pyidaungsu" w:cs="Pyidaungsu"/>
            <w:sz w:val="24"/>
            <w:szCs w:val="24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ကိုယ်ထည်အမှတ်</w:t>
        </w:r>
      </w:ins>
      <w:r>
        <w:rPr>
          <w:rFonts w:ascii="Pyidaungsu" w:hAnsi="Pyidaungsu" w:cs="Pyidaungsu"/>
          <w:sz w:val="24"/>
          <w:szCs w:val="24"/>
        </w:rPr>
        <w:t xml:space="preserve"> </w:t>
      </w:r>
      <w:ins w:id="28" w:author="Frontiir Legal" w:date="2026-10-09T09:34:00Z">
        <w:r w:rsidR="00A51275">
          <w:rPr>
            <w:rFonts w:ascii="Pyidaungsu" w:hAnsi="Pyidaungsu" w:cs="Pyidaungsu"/>
            <w:sz w:val="24"/>
            <w:szCs w:val="24"/>
            <w:lang w:val="x-none"/>
          </w:rPr>
          <w:t>(</w:t>
        </w:r>
      </w:ins>
      <w:r>
        <w:rPr>
          <w:rFonts w:ascii="Pyidaungsu" w:hAnsi="Pyidaungsu" w:cs="Pyidaungsu"/>
          <w:sz w:val="24"/>
          <w:szCs w:val="24"/>
        </w:rPr>
        <w:t>Chassis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N</w:t>
      </w:r>
      <w:r w:rsidR="004A45E6">
        <w:rPr>
          <w:rFonts w:ascii="Pyidaungsu" w:hAnsi="Pyidaungsu" w:cs="Pyidaungsu"/>
          <w:sz w:val="24"/>
          <w:szCs w:val="24"/>
        </w:rPr>
        <w:t>O</w:t>
      </w:r>
      <w:ins w:id="29" w:author="Frontiir Legal" w:date="2026-10-09T09:34:00Z">
        <w:r w:rsidR="00A51275">
          <w:rPr>
            <w:rFonts w:ascii="Pyidaungsu" w:hAnsi="Pyidaungsu" w:cs="Pyidaungsu"/>
            <w:sz w:val="24"/>
            <w:szCs w:val="24"/>
            <w:lang w:val="x-none"/>
          </w:rPr>
          <w:t>)</w:t>
        </w:r>
      </w:ins>
      <w:r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>------------------၊ ယာဥ်မှတ်ပုံတင်အမှတ်-----------------------၊ယာဥ်မှတ်ပုံတင်စာအုပ်အမှတ်--------------------၊ ယာဥ်မှတ်ပုံတင် သက်တမ်း</w:t>
      </w:r>
      <w:ins w:id="30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ကုန်ဆုံးရက်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>-</w:t>
      </w:r>
      <w:r>
        <w:rPr>
          <w:rFonts w:hint="cs"/>
          <w:sz w:val="24"/>
          <w:szCs w:val="24"/>
          <w:cs/>
        </w:rPr>
        <w:t>---------------၊ အာမခံ</w:t>
      </w:r>
      <w:ins w:id="31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အမျိုးအစားနှင့်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rFonts w:hint="cs"/>
          <w:sz w:val="24"/>
          <w:szCs w:val="24"/>
          <w:cs/>
        </w:rPr>
        <w:t>သက်တမ်း</w:t>
      </w:r>
      <w:ins w:id="32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ကုန်ဆုံးရက်</w:t>
        </w:r>
      </w:ins>
      <w:r>
        <w:rPr>
          <w:rFonts w:hint="cs"/>
          <w:sz w:val="24"/>
          <w:szCs w:val="24"/>
          <w:cs/>
        </w:rPr>
        <w:t>-----------------၊ အခြားလိုအပ်သောအချက်</w:t>
      </w:r>
      <w:ins w:id="33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အလက်</w:t>
        </w:r>
      </w:ins>
      <w:r>
        <w:rPr>
          <w:rFonts w:hint="cs"/>
          <w:sz w:val="24"/>
          <w:szCs w:val="24"/>
          <w:cs/>
        </w:rPr>
        <w:t>များ----------------------</w:t>
      </w:r>
      <w:ins w:id="34" w:author="ASUS" w:date="2026-10-15T15:00:00Z">
        <w:r w:rsidR="001E4CF7">
          <w:rPr>
            <w:sz w:val="24"/>
            <w:szCs w:val="24"/>
          </w:rPr>
          <w:t>----------------------------------------------------------------------------------------------</w:t>
        </w:r>
      </w:ins>
    </w:p>
    <w:p w14:paraId="11E5A401" w14:textId="6BA74320" w:rsidR="00206F70" w:rsidDel="001E4CF7" w:rsidRDefault="00206F70" w:rsidP="00206F70">
      <w:pPr>
        <w:spacing w:line="120" w:lineRule="auto"/>
        <w:ind w:firstLine="720"/>
        <w:jc w:val="both"/>
        <w:rPr>
          <w:del w:id="35" w:author="ASUS" w:date="2026-10-15T15:00:00Z"/>
          <w:rFonts w:ascii="Pyidaungsu" w:hAnsi="Pyidaungsu" w:cs="Pyidaungsu"/>
          <w:sz w:val="24"/>
          <w:szCs w:val="24"/>
        </w:rPr>
      </w:pPr>
    </w:p>
    <w:p w14:paraId="0AC71B00" w14:textId="77777777" w:rsidR="00187D07" w:rsidRDefault="00187D07" w:rsidP="001E4CF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  <w:pPrChange w:id="36" w:author="ASUS" w:date="2026-10-15T15:00:00Z">
          <w:pPr>
            <w:spacing w:line="120" w:lineRule="auto"/>
            <w:ind w:firstLine="720"/>
            <w:jc w:val="both"/>
          </w:pPr>
        </w:pPrChange>
      </w:pPr>
    </w:p>
    <w:p w14:paraId="31D16C91" w14:textId="51BA0DD4" w:rsidR="00206F70" w:rsidRDefault="00C2548B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ins w:id="37" w:author="Frontiir Legal" w:date="2026-10-09T09:29:00Z">
        <w:r>
          <w:rPr>
            <w:rFonts w:ascii="Pyidaungsu" w:hAnsi="Pyidaungsu"/>
            <w:sz w:val="24"/>
            <w:szCs w:val="24"/>
            <w:cs/>
            <w:lang w:val="x-none"/>
          </w:rPr>
          <w:t>ဤစာချုပ်တွင်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206F70" w:rsidRPr="00962C45">
        <w:rPr>
          <w:sz w:val="24"/>
          <w:szCs w:val="24"/>
          <w:cs/>
        </w:rPr>
        <w:t>အထက်ဖော်ပြပါ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“</w:t>
      </w:r>
      <w:r w:rsidR="00206F70" w:rsidRPr="00962C45">
        <w:rPr>
          <w:b/>
          <w:bCs/>
          <w:sz w:val="24"/>
          <w:szCs w:val="24"/>
          <w:cs/>
        </w:rPr>
        <w:t>အငှားချထားသူ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” </w:t>
      </w:r>
      <w:r w:rsidR="00206F70" w:rsidRPr="00962C45">
        <w:rPr>
          <w:sz w:val="24"/>
          <w:szCs w:val="24"/>
          <w:cs/>
        </w:rPr>
        <w:t>နှင့်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“</w:t>
      </w:r>
      <w:r w:rsidR="00206F70" w:rsidRPr="00962C45">
        <w:rPr>
          <w:b/>
          <w:bCs/>
          <w:sz w:val="24"/>
          <w:szCs w:val="24"/>
          <w:cs/>
        </w:rPr>
        <w:t>အငှားယူသူ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” </w:t>
      </w:r>
      <w:r w:rsidR="00206F70" w:rsidRPr="00962C45">
        <w:rPr>
          <w:sz w:val="24"/>
          <w:szCs w:val="24"/>
          <w:cs/>
        </w:rPr>
        <w:t>ဟ</w:t>
      </w:r>
      <w:r w:rsidR="00206F70" w:rsidRPr="00962C45">
        <w:rPr>
          <w:rFonts w:hint="cs"/>
          <w:sz w:val="24"/>
          <w:szCs w:val="24"/>
          <w:cs/>
        </w:rPr>
        <w:t>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ဆိုရာ၌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၎င်းတို့ကိုယ်တိုင်အပြင်</w:t>
      </w:r>
      <w:del w:id="38" w:author="ASUS" w:date="2026-10-15T15:03:00Z">
        <w:r w:rsidR="00206F70" w:rsidRPr="00962C4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="00206F70" w:rsidRPr="00962C45">
        <w:rPr>
          <w:rFonts w:hint="cs"/>
          <w:sz w:val="24"/>
          <w:szCs w:val="24"/>
          <w:cs/>
        </w:rPr>
        <w:t>၎င်းတို့၏</w:t>
      </w:r>
      <w:del w:id="39" w:author="ASUS" w:date="2026-10-15T15:03:00Z">
        <w:r w:rsidR="00206F70" w:rsidRPr="00962C4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="00206F70" w:rsidRPr="00962C45">
        <w:rPr>
          <w:sz w:val="24"/>
          <w:szCs w:val="24"/>
          <w:cs/>
        </w:rPr>
        <w:t>အမွေစား</w:t>
      </w:r>
      <w:r w:rsidR="00206F70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206F70" w:rsidRPr="00962C45">
        <w:rPr>
          <w:sz w:val="24"/>
          <w:szCs w:val="24"/>
          <w:cs/>
        </w:rPr>
        <w:t>အမွေခံများ၊</w:t>
      </w:r>
      <w:r w:rsidR="00206F70" w:rsidRPr="00962C45">
        <w:rPr>
          <w:rFonts w:hint="cs"/>
          <w:sz w:val="24"/>
          <w:szCs w:val="24"/>
          <w:cs/>
        </w:rPr>
        <w:t xml:space="preserve"> တရားဝင်ကိုယ်စားလှယ်များ၊ တနည်းနည်းဖြင့် </w:t>
      </w:r>
      <w:r w:rsidR="00206F70" w:rsidRPr="00962C45">
        <w:rPr>
          <w:sz w:val="24"/>
          <w:szCs w:val="24"/>
          <w:cs/>
        </w:rPr>
        <w:t>လွှဲပြောင်းခြင်းခံရသူများ၊</w:t>
      </w:r>
      <w:del w:id="40" w:author="ASUS" w:date="2026-10-15T15:03:00Z">
        <w:r w:rsidR="00206F70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  <w:r w:rsidR="00206F70" w:rsidRPr="00962C45">
        <w:rPr>
          <w:rFonts w:hint="cs"/>
          <w:sz w:val="24"/>
          <w:szCs w:val="24"/>
          <w:cs/>
        </w:rPr>
        <w:t>ဥပဒေ</w:t>
      </w:r>
      <w:del w:id="41" w:author="ASUS" w:date="2026-10-15T15:03:00Z">
        <w:r w:rsidR="00206F70" w:rsidRPr="00962C4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="00206F70" w:rsidRPr="00962C45">
        <w:rPr>
          <w:rFonts w:hint="cs"/>
          <w:sz w:val="24"/>
          <w:szCs w:val="24"/>
          <w:cs/>
        </w:rPr>
        <w:t>တစ်ရပ်ရပ်အရ</w:t>
      </w:r>
      <w:del w:id="42" w:author="ASUS" w:date="2026-10-15T15:03:00Z">
        <w:r w:rsidR="00206F70" w:rsidRPr="00962C4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="00206F70" w:rsidRPr="00962C45">
        <w:rPr>
          <w:sz w:val="24"/>
          <w:szCs w:val="24"/>
          <w:cs/>
        </w:rPr>
        <w:t>သက်ဆိုင်ခွင့်ရှိသူများ</w:t>
      </w:r>
      <w:del w:id="43" w:author="ASUS" w:date="2026-10-15T15:03:00Z">
        <w:r w:rsidR="00206F70" w:rsidRPr="00962C4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="00206F70" w:rsidRPr="00962C45">
        <w:rPr>
          <w:sz w:val="24"/>
          <w:szCs w:val="24"/>
          <w:cs/>
        </w:rPr>
        <w:t>အားလုံးပါဝင်သည်ဟု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lastRenderedPageBreak/>
        <w:t>မှတ်ယူရမည်ဖြစ်သည်။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(</w:t>
      </w:r>
      <w:r w:rsidR="00206F70" w:rsidRPr="00962C45">
        <w:rPr>
          <w:sz w:val="24"/>
          <w:szCs w:val="24"/>
          <w:cs/>
        </w:rPr>
        <w:t>အငှားချထားသူ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နှင့်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အငှားယူသူတို့ကို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စုပေါင်း၍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စာချုပ်ဝင်များဟု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ခေါ်ဆိုမည်။</w:t>
      </w:r>
      <w:r w:rsidR="00206F70" w:rsidRPr="00962C45">
        <w:rPr>
          <w:rFonts w:ascii="Pyidaungsu" w:hAnsi="Pyidaungsu" w:cs="Pyidaungsu"/>
          <w:sz w:val="24"/>
          <w:szCs w:val="24"/>
        </w:rPr>
        <w:t>)</w:t>
      </w:r>
      <w:r w:rsidR="00206F70" w:rsidRPr="00962C45">
        <w:rPr>
          <w:rFonts w:ascii="Pyidaungsu" w:hAnsi="Pyidaungsu" w:cs="Pyidaungsu"/>
          <w:sz w:val="24"/>
          <w:szCs w:val="24"/>
          <w:cs/>
        </w:rPr>
        <w:t xml:space="preserve"> </w:t>
      </w:r>
    </w:p>
    <w:p w14:paraId="4A3ED358" w14:textId="6DC539F8" w:rsidR="00206F70" w:rsidRDefault="00206F70" w:rsidP="00187D07">
      <w:pPr>
        <w:spacing w:line="240" w:lineRule="auto"/>
        <w:ind w:firstLine="720"/>
        <w:jc w:val="both"/>
        <w:rPr>
          <w:rFonts w:ascii="Segoe UI" w:hAnsi="Segoe UI" w:cs="Segoe UI"/>
          <w:color w:val="0D0D0D"/>
        </w:rPr>
      </w:pPr>
      <w:del w:id="44" w:author="Frontiir Legal" w:date="2026-10-09T09:30:00Z">
        <w:r w:rsidDel="00C2548B">
          <w:rPr>
            <w:rFonts w:ascii="Segoe UI" w:hAnsi="Segoe UI"/>
            <w:cs/>
          </w:rPr>
          <w:delText xml:space="preserve">အထက်ပါယာဉ်ကို </w:delText>
        </w:r>
      </w:del>
      <w:r>
        <w:rPr>
          <w:cs/>
        </w:rPr>
        <w:t>ဤစာချုပ်</w:t>
      </w:r>
      <w:ins w:id="45" w:author="Frontiir Legal" w:date="2026-10-09T09:30:00Z">
        <w:r w:rsidR="00C2548B">
          <w:rPr>
            <w:cs/>
            <w:lang w:val="x-none"/>
          </w:rPr>
          <w:t>ပါ</w:t>
        </w:r>
      </w:ins>
      <w:del w:id="46" w:author="Frontiir Legal" w:date="2026-10-09T09:30:00Z">
        <w:r w:rsidDel="00C2548B">
          <w:rPr>
            <w:rFonts w:ascii="Segoe UI" w:hAnsi="Segoe UI"/>
            <w:cs/>
          </w:rPr>
          <w:delText>တွင်</w:delText>
        </w:r>
      </w:del>
      <w:del w:id="47" w:author="ASUS" w:date="2026-10-15T15:02:00Z">
        <w:r w:rsidDel="001E4CF7">
          <w:rPr>
            <w:rFonts w:ascii="Segoe UI" w:hAnsi="Segoe UI"/>
            <w:cs/>
          </w:rPr>
          <w:delText xml:space="preserve"> </w:delText>
        </w:r>
      </w:del>
      <w:r>
        <w:rPr>
          <w:rFonts w:ascii="Segoe UI" w:hAnsi="Segoe UI"/>
          <w:cs/>
        </w:rPr>
        <w:t>“</w:t>
      </w:r>
      <w:r>
        <w:rPr>
          <w:rStyle w:val="Strong"/>
          <w:cs/>
        </w:rPr>
        <w:t>ငှားရမ်းမည့်ယာဉ်</w:t>
      </w:r>
      <w:r>
        <w:rPr>
          <w:rFonts w:ascii="Segoe UI" w:hAnsi="Segoe UI" w:cs="Segoe UI"/>
        </w:rPr>
        <w:t xml:space="preserve">” </w:t>
      </w:r>
      <w:ins w:id="48" w:author="Frontiir Legal" w:date="2026-10-09T09:31:00Z">
        <w:r w:rsidR="00C2548B">
          <w:rPr>
            <w:cs/>
            <w:lang w:val="x-none"/>
          </w:rPr>
          <w:t>ဆိုသည်မှာ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အထောက်ဖော်ပြပါ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ယာဉ်အသေးစိတ်အချက်အလက်များ</w:t>
        </w:r>
      </w:ins>
      <w:ins w:id="49" w:author="Frontiir Legal" w:date="2026-10-09T09:32:00Z">
        <w:r w:rsidR="00C2548B">
          <w:rPr>
            <w:lang w:val="x-none"/>
          </w:rPr>
          <w:t xml:space="preserve"> </w:t>
        </w:r>
      </w:ins>
      <w:ins w:id="50" w:author="Frontiir Legal" w:date="2026-10-09T09:31:00Z">
        <w:r w:rsidR="00C2548B">
          <w:rPr>
            <w:cs/>
            <w:lang w:val="x-none"/>
          </w:rPr>
          <w:t>တွင်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ဖော်ပြထားသည့်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မော်တော်ယာဉ်ကို</w:t>
        </w:r>
      </w:ins>
      <w:del w:id="51" w:author="Frontiir Legal" w:date="2026-10-09T09:31:00Z">
        <w:r w:rsidDel="00C2548B">
          <w:rPr>
            <w:rFonts w:ascii="Segoe UI" w:hAnsi="Segoe UI"/>
            <w:cs/>
          </w:rPr>
          <w:delText>ဟု</w:delText>
        </w:r>
      </w:del>
      <w:r>
        <w:rPr>
          <w:rFonts w:ascii="Segoe UI" w:hAnsi="Segoe UI"/>
          <w:cs/>
        </w:rPr>
        <w:t xml:space="preserve"> </w:t>
      </w:r>
      <w:ins w:id="52" w:author="Frontiir Legal" w:date="2026-10-09T09:32:00Z">
        <w:r w:rsidR="00C2548B">
          <w:rPr>
            <w:cs/>
            <w:lang w:val="x-none"/>
          </w:rPr>
          <w:t>ဆိုလိုသည်</w:t>
        </w:r>
      </w:ins>
      <w:del w:id="53" w:author="Frontiir Legal" w:date="2026-10-09T09:32:00Z">
        <w:r w:rsidDel="00C2548B">
          <w:rPr>
            <w:rFonts w:ascii="Segoe UI" w:hAnsi="Segoe UI"/>
            <w:cs/>
          </w:rPr>
          <w:delText>ခေါ်ဆိုမည်</w:delText>
        </w:r>
      </w:del>
      <w:r>
        <w:rPr>
          <w:cs/>
        </w:rPr>
        <w:t>။</w:t>
      </w:r>
    </w:p>
    <w:p w14:paraId="6D577F8E" w14:textId="34D91DE6" w:rsidR="00187D07" w:rsidDel="001E4CF7" w:rsidRDefault="001E4CF7" w:rsidP="00206F70">
      <w:pPr>
        <w:ind w:firstLine="720"/>
        <w:jc w:val="both"/>
        <w:rPr>
          <w:del w:id="54" w:author="ASUS" w:date="2026-10-15T15:02:00Z"/>
          <w:rFonts w:ascii="Pyidaungsu" w:hAnsi="Pyidaungsu" w:cs="Pyidaungsu"/>
          <w:sz w:val="24"/>
          <w:szCs w:val="24"/>
        </w:rPr>
      </w:pPr>
      <w:ins w:id="55" w:author="ASUS" w:date="2026-10-15T15:02:00Z">
        <w:r>
          <w:rPr>
            <w:sz w:val="24"/>
            <w:szCs w:val="24"/>
          </w:rPr>
          <w:tab/>
        </w:r>
      </w:ins>
    </w:p>
    <w:p w14:paraId="6A768DDA" w14:textId="6B029F94" w:rsidR="00206F70" w:rsidRDefault="00206F70" w:rsidP="001E4CF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  <w:pPrChange w:id="56" w:author="ASUS" w:date="2026-10-15T15:02:00Z">
          <w:pPr>
            <w:spacing w:line="240" w:lineRule="auto"/>
            <w:ind w:firstLine="720"/>
            <w:jc w:val="both"/>
          </w:pPr>
        </w:pPrChange>
      </w:pPr>
      <w:r w:rsidRPr="00F6358E">
        <w:rPr>
          <w:sz w:val="24"/>
          <w:szCs w:val="24"/>
          <w:cs/>
        </w:rPr>
        <w:t>အငှားချထားသူသည်</w:t>
      </w:r>
      <w:del w:id="57" w:author="ASUS" w:date="2026-10-15T15:04:00Z">
        <w:r w:rsidRPr="00F6358E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F6358E">
        <w:rPr>
          <w:sz w:val="24"/>
          <w:szCs w:val="24"/>
          <w:cs/>
        </w:rPr>
        <w:t>အထက်ဖော်ြပပါ</w:t>
      </w:r>
      <w:del w:id="58" w:author="ASUS" w:date="2026-10-15T15:04:00Z">
        <w:r w:rsidRPr="00F6358E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F6358E">
        <w:rPr>
          <w:sz w:val="24"/>
          <w:szCs w:val="24"/>
          <w:cs/>
        </w:rPr>
        <w:t>ငှားရမ်းမည့်ပစ္စည်းစာရင်းတွင်</w:t>
      </w:r>
      <w:del w:id="59" w:author="ASUS" w:date="2026-10-15T15:04:00Z">
        <w:r w:rsidRPr="00F6358E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F6358E">
        <w:rPr>
          <w:sz w:val="24"/>
          <w:szCs w:val="24"/>
          <w:cs/>
        </w:rPr>
        <w:t>ဖော်ြပထားသော</w:t>
      </w:r>
      <w:r>
        <w:rPr>
          <w:rFonts w:hint="cs"/>
          <w:sz w:val="24"/>
          <w:szCs w:val="24"/>
          <w:cs/>
        </w:rPr>
        <w:t xml:space="preserve"> မော်တော် ယာဥ်အမှတ် (-------------------) </w:t>
      </w:r>
      <w:r w:rsidRPr="00B41F81">
        <w:rPr>
          <w:rFonts w:ascii="Pyidaungsu" w:hAnsi="Pyidaungsu" w:cs="Pyidaungsu"/>
          <w:sz w:val="24"/>
          <w:szCs w:val="24"/>
        </w:rPr>
        <w:t>(</w:t>
      </w:r>
      <w:r w:rsidRPr="00B41F81">
        <w:rPr>
          <w:sz w:val="24"/>
          <w:szCs w:val="24"/>
          <w:cs/>
        </w:rPr>
        <w:t>လုပ်ငန်းလိုင်စင်ပါဝင်ပြီး</w:t>
      </w:r>
      <w:r w:rsidRPr="00B41F81">
        <w:rPr>
          <w:rFonts w:ascii="Pyidaungsu" w:hAnsi="Pyidaungsu" w:cs="Pyidaungsu"/>
          <w:sz w:val="24"/>
          <w:szCs w:val="24"/>
        </w:rPr>
        <w:t>)</w:t>
      </w:r>
      <w:r>
        <w:rPr>
          <w:rFonts w:hint="cs"/>
          <w:sz w:val="24"/>
          <w:szCs w:val="24"/>
          <w:cs/>
        </w:rPr>
        <w:t>အား</w:t>
      </w:r>
      <w:del w:id="60" w:author="ASUS" w:date="2026-10-15T15:04:00Z">
        <w:r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F6358E">
        <w:rPr>
          <w:sz w:val="24"/>
          <w:szCs w:val="24"/>
          <w:cs/>
        </w:rPr>
        <w:t>ဥပဒေနှင့်အညီ</w:t>
      </w:r>
      <w:r w:rsidRPr="00F6358E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F6358E">
        <w:rPr>
          <w:sz w:val="24"/>
          <w:szCs w:val="24"/>
          <w:cs/>
        </w:rPr>
        <w:t>တရား၀င်ပိုင်ဆိုင်ပြီး</w:t>
      </w:r>
      <w:r w:rsidRPr="00F6358E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ငှားရမ်း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ပိုင်ခွင့်ရှိသောကြောင့်</w:t>
      </w:r>
      <w:r w:rsidRPr="009D2DE5">
        <w:rPr>
          <w:rFonts w:hint="cs"/>
          <w:sz w:val="24"/>
          <w:szCs w:val="24"/>
          <w:cs/>
        </w:rPr>
        <w:t xml:space="preserve"> အဆိုပါ</w:t>
      </w:r>
      <w:r w:rsidRPr="009D2DE5">
        <w:rPr>
          <w:sz w:val="24"/>
          <w:szCs w:val="24"/>
          <w:cs/>
        </w:rPr>
        <w:t>ယာဉ်အား</w:t>
      </w:r>
      <w:r w:rsidRPr="009D2DE5">
        <w:rPr>
          <w:rFonts w:ascii="Pyidaungsu" w:hAnsi="Pyidaungsu" w:cs="Pyidaungsu"/>
          <w:sz w:val="24"/>
          <w:szCs w:val="24"/>
        </w:rPr>
        <w:t xml:space="preserve">  </w:t>
      </w:r>
      <w:r w:rsidRPr="009D2DE5">
        <w:rPr>
          <w:sz w:val="24"/>
          <w:szCs w:val="24"/>
          <w:cs/>
        </w:rPr>
        <w:t>အငှားယူသူ၏</w:t>
      </w:r>
      <w:r w:rsidRPr="009D2DE5">
        <w:rPr>
          <w:rFonts w:ascii="Pyidaungsu" w:hAnsi="Pyidaungsu" w:cs="Pyidaungsu"/>
          <w:sz w:val="24"/>
          <w:szCs w:val="24"/>
        </w:rPr>
        <w:t xml:space="preserve"> </w:t>
      </w:r>
      <w:r w:rsidRPr="009D2DE5">
        <w:rPr>
          <w:sz w:val="24"/>
          <w:szCs w:val="24"/>
          <w:cs/>
        </w:rPr>
        <w:t>လုပ်ငန်း</w:t>
      </w:r>
      <w:r w:rsidRPr="009D2DE5">
        <w:rPr>
          <w:rFonts w:hint="cs"/>
          <w:sz w:val="24"/>
          <w:szCs w:val="24"/>
          <w:cs/>
        </w:rPr>
        <w:t>တွင် အ</w:t>
      </w:r>
      <w:r w:rsidRPr="009D2DE5">
        <w:rPr>
          <w:sz w:val="24"/>
          <w:szCs w:val="24"/>
          <w:cs/>
        </w:rPr>
        <w:t>သုံး</w:t>
      </w:r>
      <w:r w:rsidRPr="009D2DE5">
        <w:rPr>
          <w:rFonts w:hint="cs"/>
          <w:sz w:val="24"/>
          <w:szCs w:val="24"/>
          <w:cs/>
        </w:rPr>
        <w:t>ပြု</w:t>
      </w:r>
      <w:r w:rsidRPr="009D2DE5">
        <w:rPr>
          <w:sz w:val="24"/>
          <w:szCs w:val="24"/>
          <w:cs/>
        </w:rPr>
        <w:t>ရန်အတွက်</w:t>
      </w:r>
      <w:del w:id="61" w:author="ASUS" w:date="2026-10-15T15:04:00Z">
        <w:r w:rsidRPr="009D2DE5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  <w:r w:rsidRPr="009D2DE5">
        <w:rPr>
          <w:rFonts w:ascii="Pyidaungsu" w:hAnsi="Pyidaungsu" w:cs="Pyidaungsu"/>
          <w:sz w:val="24"/>
          <w:szCs w:val="24"/>
          <w:cs/>
        </w:rPr>
        <w:t>(</w:t>
      </w:r>
      <w:del w:id="62" w:author="ASUS" w:date="2026-10-15T15:04:00Z">
        <w:r w:rsidRPr="009D2DE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9D2DE5">
        <w:rPr>
          <w:sz w:val="24"/>
          <w:szCs w:val="24"/>
          <w:cs/>
        </w:rPr>
        <w:t>ယာဉ်မောင်း</w:t>
      </w:r>
      <w:del w:id="63" w:author="ASUS" w:date="2026-10-15T15:04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နှင့်</w:t>
      </w:r>
      <w:del w:id="64" w:author="ASUS" w:date="2026-10-15T15:04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လောင်စာ</w:t>
      </w:r>
      <w:r w:rsidRPr="009D2DE5">
        <w:rPr>
          <w:sz w:val="24"/>
          <w:szCs w:val="24"/>
          <w:cs/>
        </w:rPr>
        <w:t>ဆီ</w:t>
      </w:r>
      <w:r w:rsidRPr="009D2DE5">
        <w:rPr>
          <w:rFonts w:ascii="Pyidaungsu" w:hAnsi="Pyidaungsu" w:cs="Pyidaungsu" w:hint="cs"/>
          <w:sz w:val="24"/>
          <w:szCs w:val="24"/>
          <w:cs/>
        </w:rPr>
        <w:t>(</w:t>
      </w:r>
      <w:r w:rsidRPr="009D2DE5">
        <w:rPr>
          <w:sz w:val="24"/>
          <w:szCs w:val="24"/>
        </w:rPr>
        <w:t>Fuel</w:t>
      </w:r>
      <w:r w:rsidRPr="009D2DE5">
        <w:rPr>
          <w:rFonts w:cstheme="minorBidi" w:hint="cs"/>
          <w:sz w:val="24"/>
          <w:szCs w:val="24"/>
          <w:cs/>
        </w:rPr>
        <w:t>)</w:t>
      </w:r>
      <w:r w:rsidRPr="009D2DE5">
        <w:rPr>
          <w:sz w:val="24"/>
          <w:szCs w:val="24"/>
          <w:cs/>
        </w:rPr>
        <w:t>)အပါ</w:t>
      </w:r>
      <w:r w:rsidRPr="009D2DE5">
        <w:rPr>
          <w:rFonts w:hint="cs"/>
          <w:sz w:val="24"/>
          <w:szCs w:val="24"/>
          <w:cs/>
        </w:rPr>
        <w:t>ကို</w:t>
      </w:r>
      <w:del w:id="65" w:author="ASUS" w:date="2026-10-15T15:04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ငှားရမ်းလိုကြောင်း</w:t>
      </w:r>
      <w:del w:id="66" w:author="ASUS" w:date="2026-10-15T15:04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ကမ်းလှမ်း</w:t>
      </w:r>
      <w:r w:rsidRPr="009D2DE5">
        <w:rPr>
          <w:rFonts w:hint="cs"/>
          <w:sz w:val="24"/>
          <w:szCs w:val="24"/>
          <w:cs/>
        </w:rPr>
        <w:t>လာသည့်အပေါ်</w:t>
      </w:r>
      <w:del w:id="67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အငှားယူသူမှ</w:t>
      </w:r>
      <w:del w:id="68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ငှားရမ်းမည်ဟု</w:t>
      </w:r>
      <w:del w:id="69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  <w:r w:rsidRPr="009D2DE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သဘောတူလက်ခံခဲ့</w:t>
      </w:r>
      <w:r w:rsidRPr="009D2DE5">
        <w:rPr>
          <w:sz w:val="24"/>
          <w:szCs w:val="24"/>
          <w:cs/>
        </w:rPr>
        <w:t>သဖြင့်</w:t>
      </w:r>
      <w:del w:id="70" w:author="ASUS" w:date="2026-10-15T15:01:00Z">
        <w:r w:rsidRPr="009D2DE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အောက်ပါစည်းကမ်းချက်များ</w:t>
      </w:r>
      <w:ins w:id="71" w:author="Frontiir Legal" w:date="2026-10-09T09:01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</w:ins>
      <w:r w:rsidRPr="009D2DE5">
        <w:rPr>
          <w:rFonts w:hint="cs"/>
          <w:sz w:val="24"/>
          <w:szCs w:val="24"/>
          <w:cs/>
        </w:rPr>
        <w:t>အညီ</w:t>
      </w:r>
      <w:del w:id="72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ဤနှစ်ဦးသဘောတူ</w:t>
      </w:r>
      <w:del w:id="73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rFonts w:hint="cs"/>
          <w:sz w:val="24"/>
          <w:szCs w:val="24"/>
          <w:cs/>
        </w:rPr>
        <w:t>မော်တော်ယာဥ်</w:t>
      </w:r>
      <w:del w:id="74" w:author="ASUS" w:date="2026-10-15T15:01:00Z">
        <w:r w:rsidRPr="009D2DE5" w:rsidDel="001E4CF7">
          <w:rPr>
            <w:rFonts w:hint="cs"/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ငှားရမ်း</w:t>
      </w:r>
      <w:del w:id="75" w:author="ASUS" w:date="2026-10-15T15:01:00Z">
        <w:r w:rsidRPr="009D2DE5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ခြင်း</w:t>
      </w:r>
      <w:r w:rsidRPr="009D2DE5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ကတိစာချုပ်</w:t>
      </w:r>
      <w:r w:rsidRPr="009D2DE5">
        <w:rPr>
          <w:rFonts w:hint="cs"/>
          <w:sz w:val="24"/>
          <w:szCs w:val="24"/>
          <w:cs/>
        </w:rPr>
        <w:t>ကို ပြုလုပ်ကြခြင်းဖြစ်ပါသည်။</w:t>
      </w:r>
    </w:p>
    <w:p w14:paraId="612CDC4E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10C7CB2" w14:textId="15B755E8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>၁။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9D2DE5">
        <w:rPr>
          <w:b/>
          <w:bCs/>
          <w:sz w:val="24"/>
          <w:szCs w:val="24"/>
          <w:cs/>
        </w:rPr>
        <w:t xml:space="preserve">ငှားရမ်းခြင်း၏ ရည်ရွယ်ချက်နှင့် အသုံးပြုခွင့် </w:t>
      </w:r>
    </w:p>
    <w:p w14:paraId="271882C5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25D8BB1" w14:textId="18446418" w:rsidR="00206F70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t>၁</w:t>
      </w:r>
      <w:r>
        <w:rPr>
          <w:sz w:val="24"/>
          <w:szCs w:val="24"/>
          <w:cs/>
        </w:rPr>
        <w:t>.၁။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သူသည်</w:t>
      </w:r>
      <w:del w:id="76" w:author="ASUS" w:date="2026-10-15T15:04:00Z">
        <w:r w:rsidDel="001E4CF7">
          <w:rPr>
            <w:sz w:val="24"/>
            <w:szCs w:val="24"/>
            <w:cs/>
          </w:rPr>
          <w:delText xml:space="preserve"> </w:delText>
        </w:r>
      </w:del>
      <w:r>
        <w:rPr>
          <w:sz w:val="24"/>
          <w:szCs w:val="24"/>
          <w:cs/>
        </w:rPr>
        <w:t>ငှားရမ်း</w:t>
      </w:r>
      <w:r>
        <w:rPr>
          <w:rFonts w:hint="cs"/>
          <w:sz w:val="24"/>
          <w:szCs w:val="24"/>
          <w:cs/>
        </w:rPr>
        <w:t>မ</w:t>
      </w:r>
      <w:r w:rsidRPr="009D2DE5">
        <w:rPr>
          <w:sz w:val="24"/>
          <w:szCs w:val="24"/>
          <w:cs/>
        </w:rPr>
        <w:t>ည့်ယာဉ်ကို</w:t>
      </w:r>
      <w:del w:id="77" w:author="ASUS" w:date="2026-10-15T15:04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၎င်း</w:t>
      </w:r>
      <w:ins w:id="78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r w:rsidRPr="009D2DE5">
        <w:rPr>
          <w:sz w:val="24"/>
          <w:szCs w:val="24"/>
          <w:cs/>
        </w:rPr>
        <w:t>ကုမ္ပဏီ၏လုပ်ငန်းဆောင်ရွက်မှုများ၊ ဝန်ထမ်းများ၏</w:t>
      </w:r>
      <w:del w:id="79" w:author="ASUS" w:date="2026-10-15T15:04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လုပ်ငန်းတာဝန်</w:t>
      </w:r>
      <w:r>
        <w:rPr>
          <w:sz w:val="24"/>
          <w:szCs w:val="24"/>
          <w:cs/>
        </w:rPr>
        <w:t>များ</w:t>
      </w:r>
      <w:ins w:id="80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del w:id="81" w:author="ASUS" w:date="2026-10-15T15:04:00Z">
          <w:r w:rsidR="00A5127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A51275">
          <w:rPr>
            <w:rFonts w:ascii="Pyidaungsu" w:hAnsi="Pyidaungsu"/>
            <w:sz w:val="24"/>
            <w:szCs w:val="24"/>
            <w:cs/>
            <w:lang w:val="x-none"/>
          </w:rPr>
          <w:t>သက်ဆိုင်သည့်</w:t>
        </w:r>
      </w:ins>
      <w:del w:id="82" w:author="Frontiir Legal" w:date="2026-10-09T09:36:00Z">
        <w:r w:rsidDel="00A51275">
          <w:rPr>
            <w:rFonts w:ascii="Pyidaungsu" w:hAnsi="Pyidaungsu" w:cs="Pyidaungsu"/>
            <w:sz w:val="24"/>
            <w:szCs w:val="24"/>
            <w:cs/>
          </w:rPr>
          <w:delText>၊</w:delText>
        </w:r>
      </w:del>
      <w:del w:id="83" w:author="ASUS" w:date="2026-10-15T15:04:00Z">
        <w:r w:rsidDel="001E4CF7">
          <w:rPr>
            <w:sz w:val="24"/>
            <w:szCs w:val="24"/>
            <w:cs/>
          </w:rPr>
          <w:delText xml:space="preserve"> </w:delText>
        </w:r>
      </w:del>
      <w:r>
        <w:rPr>
          <w:sz w:val="24"/>
          <w:szCs w:val="24"/>
          <w:cs/>
        </w:rPr>
        <w:t>ခရီးသွားလာမှု</w:t>
      </w:r>
      <w:r w:rsidRPr="009D2DE5">
        <w:rPr>
          <w:sz w:val="24"/>
          <w:szCs w:val="24"/>
          <w:cs/>
        </w:rPr>
        <w:t>များ</w:t>
      </w:r>
      <w:ins w:id="84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5" w:author="Frontiir Legal" w:date="2026-10-09T09:37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ပစ္စည်းသယ်ယူပို့ဆောင်မှုများ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အခြားတရားဝင်လုပ်ငန်းလိုအပ်ချက်များ</w:t>
        </w:r>
      </w:ins>
      <w:r w:rsidRPr="009D2DE5">
        <w:rPr>
          <w:sz w:val="24"/>
          <w:szCs w:val="24"/>
          <w:cs/>
        </w:rPr>
        <w:t>အတွက် အသုံးပြုခွင့်ရှိသည်။</w:t>
      </w:r>
    </w:p>
    <w:p w14:paraId="16E2B8A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9C4F420" w14:textId="15F2F194" w:rsidR="00206F70" w:rsidRPr="009D2DE5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t xml:space="preserve">၁.၂။ 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သူသည်</w:t>
      </w:r>
      <w:r w:rsidRPr="009D2DE5">
        <w:rPr>
          <w:sz w:val="24"/>
          <w:szCs w:val="24"/>
          <w:cs/>
        </w:rPr>
        <w:t xml:space="preserve"> ငှားရမ်းမည့်ယာဉ်</w:t>
      </w:r>
      <w:ins w:id="86" w:author="Frontiir Legal" w:date="2026-10-09T09:37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ကို</w:t>
        </w:r>
      </w:ins>
      <w:del w:id="87" w:author="Frontiir Legal" w:date="2026-10-09T09:37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အား</w:delText>
        </w:r>
      </w:del>
      <w:r w:rsidRPr="009D2DE5">
        <w:rPr>
          <w:sz w:val="24"/>
          <w:szCs w:val="24"/>
          <w:cs/>
        </w:rPr>
        <w:t xml:space="preserve"> တရားမဝင်သော လုပ်ငန်းများ</w:t>
      </w:r>
      <w:ins w:id="88" w:author="Frontiir Legal" w:date="2026-10-09T09:37:00Z">
        <w:r w:rsidR="00A51275">
          <w:rPr>
            <w:rFonts w:ascii="Pyidaungsu" w:hAnsi="Pyidaungsu" w:cs="Pyidaungsu"/>
            <w:sz w:val="24"/>
            <w:szCs w:val="24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9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သက်ဆိုင်ရာ</w:t>
        </w:r>
      </w:ins>
      <w:del w:id="90" w:author="Frontiir Legal" w:date="2026-10-09T09:37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၊</w:delText>
        </w:r>
      </w:del>
      <w:r w:rsidRPr="009D2DE5">
        <w:rPr>
          <w:sz w:val="24"/>
          <w:szCs w:val="24"/>
          <w:cs/>
        </w:rPr>
        <w:t xml:space="preserve"> ဥပဒေ</w:t>
      </w:r>
      <w:ins w:id="91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များ</w:t>
        </w:r>
      </w:ins>
      <w:r w:rsidRPr="009D2DE5">
        <w:rPr>
          <w:sz w:val="24"/>
          <w:szCs w:val="24"/>
          <w:cs/>
        </w:rPr>
        <w:t>နှင့် ဆန့်ကျင်သော ရည်ရွယ်ချက်များအတွက် အသုံးပြု</w:t>
      </w:r>
      <w:ins w:id="92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ခြင်း</w:t>
        </w:r>
      </w:ins>
      <w:del w:id="93" w:author="Frontiir Legal" w:date="2026-10-09T09:38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မည်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မ</w:t>
      </w:r>
      <w:ins w:id="94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ပြုရ</w:t>
        </w:r>
      </w:ins>
      <w:del w:id="95" w:author="Frontiir Legal" w:date="2026-10-09T09:38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ဟုတ်</w:delText>
        </w:r>
      </w:del>
      <w:r w:rsidRPr="009D2DE5">
        <w:rPr>
          <w:sz w:val="24"/>
          <w:szCs w:val="24"/>
          <w:cs/>
        </w:rPr>
        <w:t>ပါ။</w:t>
      </w:r>
    </w:p>
    <w:p w14:paraId="12D34946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3D6159D" w14:textId="7E41CEFA" w:rsidR="00206F70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t xml:space="preserve">၁.၃။ </w:t>
      </w:r>
      <w:ins w:id="96" w:author="ASUS" w:date="2026-10-15T15:05:00Z">
        <w:r w:rsidR="001E4CF7">
          <w:rPr>
            <w:sz w:val="24"/>
            <w:szCs w:val="24"/>
          </w:rPr>
          <w:t xml:space="preserve">  </w:t>
        </w:r>
      </w:ins>
      <w:r w:rsidRPr="009D2DE5">
        <w:rPr>
          <w:sz w:val="24"/>
          <w:szCs w:val="24"/>
          <w:cs/>
        </w:rPr>
        <w:t>အငှားချထားသူသည်</w:t>
      </w:r>
      <w:del w:id="97" w:author="ASUS" w:date="2026-10-15T15:05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</w:t>
      </w:r>
      <w:r w:rsidRPr="009D2DE5">
        <w:rPr>
          <w:sz w:val="24"/>
          <w:szCs w:val="24"/>
          <w:cs/>
        </w:rPr>
        <w:t>၏</w:t>
      </w:r>
      <w:del w:id="98" w:author="ASUS" w:date="2026-10-15T15:05:00Z">
        <w:r w:rsidRPr="009D2DE5" w:rsidDel="001E4CF7">
          <w:rPr>
            <w:sz w:val="24"/>
            <w:szCs w:val="24"/>
            <w:cs/>
          </w:rPr>
          <w:delText xml:space="preserve"> </w:delText>
        </w:r>
      </w:del>
      <w:ins w:id="99" w:author="Frontiir Legal" w:date="2026-10-09T09:39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</w:ins>
      <w:r w:rsidRPr="009D2DE5">
        <w:rPr>
          <w:sz w:val="24"/>
          <w:szCs w:val="24"/>
          <w:cs/>
        </w:rPr>
        <w:t>သဘောတူညီချက်မရှိဘဲ</w:t>
      </w:r>
      <w:del w:id="100" w:author="ASUS" w:date="2026-10-15T15:05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 xml:space="preserve">ငှားရမ်းမည့်ယာဉ်ကို </w:t>
      </w:r>
      <w:ins w:id="101" w:author="Frontiir Legal" w:date="2026-10-09T09:39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အခြားသူတစ်ဦးဦးထံ</w:t>
        </w:r>
        <w:del w:id="102" w:author="ASUS" w:date="2026-10-15T15:05:00Z">
          <w:r w:rsidR="00265C69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r w:rsidRPr="009D2DE5">
        <w:rPr>
          <w:sz w:val="24"/>
          <w:szCs w:val="24"/>
          <w:cs/>
        </w:rPr>
        <w:t>ပြန်လည်</w:t>
      </w:r>
      <w:ins w:id="103" w:author="Frontiir Legal" w:date="2026-10-09T09:03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ငှား</w:t>
        </w:r>
      </w:ins>
      <w:r w:rsidRPr="009D2DE5">
        <w:rPr>
          <w:sz w:val="24"/>
          <w:szCs w:val="24"/>
          <w:cs/>
        </w:rPr>
        <w:t>ရ</w:t>
      </w:r>
      <w:ins w:id="104" w:author="Frontiir Legal" w:date="2026-10-09T09:03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မ်း</w:t>
        </w:r>
      </w:ins>
      <w:del w:id="105" w:author="Frontiir Legal" w:date="2026-10-09T09:03:00Z">
        <w:r w:rsidRPr="009D2DE5" w:rsidDel="00F5725D">
          <w:rPr>
            <w:rFonts w:ascii="Pyidaungsu" w:hAnsi="Pyidaungsu" w:cs="Pyidaungsu"/>
            <w:sz w:val="24"/>
            <w:szCs w:val="24"/>
            <w:cs/>
          </w:rPr>
          <w:delText>ယူ</w:delText>
        </w:r>
      </w:del>
      <w:r w:rsidRPr="009D2DE5">
        <w:rPr>
          <w:sz w:val="24"/>
          <w:szCs w:val="24"/>
          <w:cs/>
        </w:rPr>
        <w:t>ခြင်း၊</w:t>
      </w:r>
      <w:del w:id="106" w:author="Frontiir Legal" w:date="2026-10-09T09:39:00Z">
        <w:r w:rsidRPr="009D2DE5" w:rsidDel="00265C69">
          <w:rPr>
            <w:rFonts w:ascii="Pyidaungsu" w:hAnsi="Pyidaungsu" w:cs="Pyidaungsu"/>
            <w:sz w:val="24"/>
            <w:szCs w:val="24"/>
            <w:cs/>
          </w:rPr>
          <w:delText xml:space="preserve"> တတိယပုဂ္ဂိုလ်ထံ</w:delText>
        </w:r>
      </w:del>
      <w:del w:id="107" w:author="ASUS" w:date="2026-10-15T15:05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လွှဲပြောင်းပေးခြင်း</w:t>
      </w:r>
      <w:del w:id="108" w:author="ASUS" w:date="2026-10-15T15:05:00Z">
        <w:r w:rsidRPr="009D2DE5" w:rsidDel="001E4CF7">
          <w:rPr>
            <w:sz w:val="24"/>
            <w:szCs w:val="24"/>
            <w:cs/>
          </w:rPr>
          <w:delText xml:space="preserve"> </w:delText>
        </w:r>
      </w:del>
      <w:r w:rsidRPr="009D2DE5">
        <w:rPr>
          <w:sz w:val="24"/>
          <w:szCs w:val="24"/>
          <w:cs/>
        </w:rPr>
        <w:t>သို့မဟုတ်</w:t>
      </w:r>
      <w:del w:id="109" w:author="ASUS" w:date="2026-10-15T15:06:00Z">
        <w:r w:rsidRPr="009D2DE5" w:rsidDel="001E4CF7">
          <w:rPr>
            <w:sz w:val="24"/>
            <w:szCs w:val="24"/>
            <w:cs/>
          </w:rPr>
          <w:delText xml:space="preserve"> </w:delText>
        </w:r>
      </w:del>
      <w:ins w:id="110" w:author="Frontiir Legal" w:date="2026-10-09T09:40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သတ်မှတ်အသုံးပြုခွင့်ကို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ထိခိုက်စေနိုင်သည့်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နည်းလမ်းဖြင့်</w:t>
        </w:r>
      </w:ins>
      <w:del w:id="111" w:author="Frontiir Legal" w:date="2026-10-09T09:40:00Z">
        <w:r w:rsidRPr="009D2DE5" w:rsidDel="00265C69">
          <w:rPr>
            <w:rFonts w:ascii="Pyidaungsu" w:hAnsi="Pyidaungsu" w:cs="Pyidaungsu"/>
            <w:sz w:val="24"/>
            <w:szCs w:val="24"/>
            <w:cs/>
          </w:rPr>
          <w:delText>အခြားသူတစ်ဦးဦးအား</w:delText>
        </w:r>
      </w:del>
      <w:r w:rsidRPr="009D2DE5">
        <w:rPr>
          <w:sz w:val="24"/>
          <w:szCs w:val="24"/>
          <w:cs/>
        </w:rPr>
        <w:t xml:space="preserve"> အသုံးပြုခွင့်ပေးခြင်း မပြုရ။</w:t>
      </w:r>
    </w:p>
    <w:p w14:paraId="4EAEAB0A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9C3D9F7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CD32DB">
        <w:rPr>
          <w:b/>
          <w:bCs/>
          <w:sz w:val="24"/>
          <w:szCs w:val="24"/>
          <w:cs/>
        </w:rPr>
        <w:t>၂။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CD32DB">
        <w:rPr>
          <w:b/>
          <w:bCs/>
          <w:sz w:val="24"/>
          <w:szCs w:val="24"/>
          <w:cs/>
        </w:rPr>
        <w:t>မော်တော်ယာဉ်နှင့် ဝန်ဆောင်မှု</w:t>
      </w:r>
    </w:p>
    <w:p w14:paraId="698DD69C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6EFE82" w14:textId="71D976F3" w:rsidR="00206F70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CD32DB">
        <w:rPr>
          <w:sz w:val="24"/>
          <w:szCs w:val="24"/>
          <w:cs/>
        </w:rPr>
        <w:t>၂.၁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CD32DB">
        <w:rPr>
          <w:sz w:val="24"/>
          <w:szCs w:val="24"/>
          <w:cs/>
        </w:rPr>
        <w:t xml:space="preserve">အငှားချထားသူသည် အငှားယူသူ၏ </w:t>
      </w:r>
      <w:ins w:id="112" w:author="Frontiir Legal" w:date="2026-10-09T09:41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လုပ်ငန်းဆောင်မှုများ</w:t>
        </w:r>
      </w:ins>
      <w:del w:id="113" w:author="Frontiir Legal" w:date="2026-10-09T09:41:00Z">
        <w:r w:rsidRPr="00CD32DB" w:rsidDel="00265C69">
          <w:rPr>
            <w:rFonts w:ascii="Pyidaungsu" w:hAnsi="Pyidaungsu" w:cs="Pyidaungsu"/>
            <w:sz w:val="24"/>
            <w:szCs w:val="24"/>
            <w:cs/>
          </w:rPr>
          <w:delText>စီးပွားရေးလုပ်ငန်းသုံး</w:delText>
        </w:r>
      </w:del>
      <w:del w:id="114" w:author="Frontiir Legal" w:date="2026-10-09T09:40:00Z">
        <w:r w:rsidRPr="00CD32DB" w:rsidDel="00265C69">
          <w:rPr>
            <w:rFonts w:ascii="Pyidaungsu" w:hAnsi="Pyidaungsu" w:cs="Pyidaungsu"/>
            <w:sz w:val="24"/>
            <w:szCs w:val="24"/>
            <w:cs/>
          </w:rPr>
          <w:delText>ရန်</w:delText>
        </w:r>
      </w:del>
      <w:r w:rsidRPr="00CD32DB">
        <w:rPr>
          <w:sz w:val="24"/>
          <w:szCs w:val="24"/>
          <w:cs/>
        </w:rPr>
        <w:t>အတွက်</w:t>
      </w:r>
      <w:ins w:id="115" w:author="Frontiir Legal" w:date="2026-10-09T09:41:00Z">
        <w:r w:rsidR="00265C69">
          <w:rPr>
            <w:rFonts w:ascii="Pyidaungsu" w:hAnsi="Pyidaungsu" w:cs="Pyidaungsu"/>
            <w:sz w:val="24"/>
            <w:szCs w:val="24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သတ်မှတ်ထားသော</w:t>
        </w:r>
      </w:ins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r w:rsidRPr="00CD32DB">
        <w:rPr>
          <w:rFonts w:ascii="Pyidaungsu" w:hAnsi="Pyidaungsu" w:cs="Pyidaungsu"/>
          <w:sz w:val="24"/>
          <w:szCs w:val="24"/>
        </w:rPr>
        <w:t xml:space="preserve">Small Pickup </w:t>
      </w:r>
      <w:r w:rsidRPr="00CD32DB">
        <w:rPr>
          <w:sz w:val="24"/>
          <w:szCs w:val="24"/>
          <w:cs/>
        </w:rPr>
        <w:t xml:space="preserve">သို့မဟုတ် </w:t>
      </w:r>
      <w:r w:rsidRPr="00CD32DB">
        <w:rPr>
          <w:rFonts w:ascii="Pyidaungsu" w:hAnsi="Pyidaungsu" w:cs="Pyidaungsu"/>
          <w:sz w:val="24"/>
          <w:szCs w:val="24"/>
        </w:rPr>
        <w:t xml:space="preserve">Light Truck </w:t>
      </w:r>
      <w:r w:rsidRPr="00CD32DB">
        <w:rPr>
          <w:sz w:val="24"/>
          <w:szCs w:val="24"/>
          <w:cs/>
        </w:rPr>
        <w:t>အမျိုးအစား မော်တော်ယာဉ်ကို ယာဉ်မောင်းနှင့် လောင်စာဆီ (</w:t>
      </w:r>
      <w:r w:rsidRPr="00CD32DB">
        <w:rPr>
          <w:rFonts w:ascii="Pyidaungsu" w:hAnsi="Pyidaungsu" w:cs="Pyidaungsu"/>
          <w:sz w:val="24"/>
          <w:szCs w:val="24"/>
        </w:rPr>
        <w:t xml:space="preserve">Fuel) </w:t>
      </w:r>
      <w:r w:rsidRPr="00CD32DB">
        <w:rPr>
          <w:sz w:val="24"/>
          <w:szCs w:val="24"/>
          <w:cs/>
        </w:rPr>
        <w:t>ပါဝင်သည့် ဝန်ဆောင်မှု အဖြစ် ငှားရမ်းပေးရမည်။</w:t>
      </w:r>
      <w:ins w:id="116" w:author="Frontiir Legal" w:date="2026-10-09T09:42:00Z">
        <w:r w:rsidR="00265C69">
          <w:rPr>
            <w:rFonts w:ascii="Pyidaungsu" w:hAnsi="Pyidaungsu" w:cs="Pyidaungsu"/>
            <w:sz w:val="24"/>
            <w:szCs w:val="24"/>
          </w:rPr>
          <w:t xml:space="preserve"> </w:t>
        </w:r>
      </w:ins>
      <w:ins w:id="117" w:author="Frontiir Legal" w:date="2026-10-09T09:43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အမှတ်တကယ်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ငှားရမ်းမည့်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ယာဉ်အမျိုးအစားကို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ဤစာချုပ်ပါ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ယာဉ်အသေးစိတ်အချက်အလက်များတွင်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အတိအကျ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ဖော်ပြရမည်။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0C74D75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A2680EB" w14:textId="0EA7F924" w:rsidR="00206F70" w:rsidRPr="00CD32DB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CD32DB">
        <w:rPr>
          <w:sz w:val="24"/>
          <w:szCs w:val="24"/>
          <w:cs/>
        </w:rPr>
        <w:t>၂.၂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ins w:id="118" w:author="Frontiir Legal" w:date="2026-10-09T09:44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del w:id="119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r w:rsidRPr="00CD32DB">
        <w:rPr>
          <w:sz w:val="24"/>
          <w:szCs w:val="24"/>
          <w:cs/>
        </w:rPr>
        <w:t>ငှားရမ်းမည့်ယာဉ်</w:t>
      </w:r>
      <w:ins w:id="120" w:author="Frontiir Legal" w:date="2026-10-09T09:44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del w:id="121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F67145">
          <w:rPr>
            <w:rFonts w:ascii="Pyidaungsu" w:hAnsi="Pyidaungsu"/>
            <w:sz w:val="24"/>
            <w:szCs w:val="24"/>
            <w:cs/>
            <w:lang w:val="x-none"/>
          </w:rPr>
          <w:t>သတ်မှတ်ထားသည့်</w:t>
        </w:r>
        <w:del w:id="122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F67145">
          <w:rPr>
            <w:rFonts w:ascii="Pyidaungsu" w:hAnsi="Pyidaungsu"/>
            <w:sz w:val="24"/>
            <w:szCs w:val="24"/>
            <w:cs/>
            <w:lang w:val="x-none"/>
          </w:rPr>
          <w:t>အချိန်နှင့်နေရာတွင်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23" w:author="Frontiir Legal" w:date="2026-10-09T09:45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အသင့်ဖြစ်စေရန်</w:t>
        </w:r>
        <w:del w:id="124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F67145">
          <w:rPr>
            <w:rFonts w:ascii="Pyidaungsu" w:hAnsi="Pyidaungsu"/>
            <w:sz w:val="24"/>
            <w:szCs w:val="24"/>
            <w:cs/>
            <w:lang w:val="x-none"/>
          </w:rPr>
          <w:t>စီစဉ်ပေးရမည်။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ယာဉ်သည်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လုပ်ငန်းဆောင်ရွက်ရန်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သင့်လျော်သော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အခြေအနေရှိပြီး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25" w:author="Frontiir Legal" w:date="2026-10-09T09:46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ဘေးကင်းလုံခြုံစွာ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အသုံးပြုနိုင်ရမည်။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26" w:author="Frontiir Legal" w:date="2026-10-09T09:44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သည်</w:delText>
        </w:r>
      </w:del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del w:id="127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သက်ဆိုင်ရာ တည်ဆဲဥပဒေများနှင့်အညီ တရားဝင်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အသုံးပြုနိုင်သော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ယာဉ်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ဖြစ်ရမည်။</w:delText>
        </w:r>
      </w:del>
    </w:p>
    <w:p w14:paraId="0CE81EFF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04BEBAE" w14:textId="77777777" w:rsidR="001E4CF7" w:rsidRDefault="00206F70" w:rsidP="00187D07">
      <w:pPr>
        <w:spacing w:line="240" w:lineRule="auto"/>
        <w:jc w:val="both"/>
        <w:rPr>
          <w:ins w:id="128" w:author="ASUS" w:date="2026-10-15T15:07:00Z"/>
          <w:rFonts w:ascii="Pyidaungsu" w:hAnsi="Pyidaungsu"/>
          <w:sz w:val="24"/>
          <w:szCs w:val="24"/>
        </w:rPr>
      </w:pPr>
      <w:r>
        <w:rPr>
          <w:rFonts w:hint="cs"/>
          <w:sz w:val="24"/>
          <w:szCs w:val="24"/>
          <w:cs/>
        </w:rPr>
        <w:lastRenderedPageBreak/>
        <w:t>၂.၃။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CD32DB">
        <w:rPr>
          <w:sz w:val="24"/>
          <w:szCs w:val="24"/>
          <w:cs/>
        </w:rPr>
        <w:t>ငှားရမ်းမည့်ယာဉ်</w:t>
      </w:r>
      <w:ins w:id="129" w:author="Frontiir Legal" w:date="2026-10-09T09:46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del w:id="130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del w:id="131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နှင့်</w:delText>
        </w:r>
      </w:del>
      <w:r w:rsidRPr="00CD32DB">
        <w:rPr>
          <w:sz w:val="24"/>
          <w:szCs w:val="24"/>
          <w:cs/>
        </w:rPr>
        <w:t>သက်ဆိုင်</w:t>
      </w:r>
      <w:ins w:id="132" w:author="Frontiir Legal" w:date="2026-10-09T09:47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ရာဥပဒေများနှင့်အညီ</w:t>
        </w:r>
        <w:del w:id="133" w:author="ASUS" w:date="2026-10-15T15:06:00Z">
          <w:r w:rsidR="00F67145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F67145">
          <w:rPr>
            <w:rFonts w:ascii="Pyidaungsu" w:hAnsi="Pyidaungsu"/>
            <w:sz w:val="24"/>
            <w:szCs w:val="24"/>
            <w:cs/>
            <w:lang w:val="x-none"/>
          </w:rPr>
          <w:t>တရားဝင်မှတ်ပုံတင်ထားပြီး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အသုံးပြုခွင့်ရှိ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လိုအပ်သည့်</w:t>
        </w:r>
      </w:ins>
      <w:del w:id="134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သည့်</w:delText>
        </w:r>
      </w:del>
      <w:r w:rsidRPr="00CD32DB">
        <w:rPr>
          <w:sz w:val="24"/>
          <w:szCs w:val="24"/>
          <w:cs/>
        </w:rPr>
        <w:t xml:space="preserve"> ယာဉ်မှတ်ပုံတင်၊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ins w:id="135" w:author="Frontiir Legal" w:date="2026-10-09T09:47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လုပ်ငန်း</w:t>
        </w:r>
      </w:ins>
      <w:r>
        <w:rPr>
          <w:sz w:val="24"/>
          <w:szCs w:val="24"/>
          <w:cs/>
        </w:rPr>
        <w:t>လိုင်စင်</w:t>
      </w:r>
      <w:r>
        <w:rPr>
          <w:rFonts w:hint="cs"/>
          <w:sz w:val="24"/>
          <w:szCs w:val="24"/>
          <w:cs/>
        </w:rPr>
        <w:t>၊</w:t>
      </w:r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ins w:id="136" w:author="Frontiir Legal" w:date="2026-10-09T09:48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ယာဉ်မောင်း</w:t>
        </w:r>
      </w:ins>
      <w:del w:id="137" w:author="Frontiir Legal" w:date="2026-10-09T09:47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လုပ်ငန်း</w:delText>
        </w:r>
      </w:del>
      <w:r w:rsidRPr="00CD32DB">
        <w:rPr>
          <w:sz w:val="24"/>
          <w:szCs w:val="24"/>
          <w:cs/>
        </w:rPr>
        <w:t>လိုင်စင်</w:t>
      </w:r>
      <w:r>
        <w:rPr>
          <w:rFonts w:hint="cs"/>
          <w:sz w:val="24"/>
          <w:szCs w:val="24"/>
          <w:cs/>
        </w:rPr>
        <w:t xml:space="preserve">၊ </w:t>
      </w:r>
      <w:ins w:id="138" w:author="Frontiir Legal" w:date="2026-10-09T09:48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အာမခံ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(</w:t>
        </w:r>
      </w:ins>
      <w:r w:rsidRPr="00CD32DB">
        <w:rPr>
          <w:rFonts w:ascii="Pyidaungsu" w:hAnsi="Pyidaungsu" w:cs="Pyidaungsu"/>
          <w:sz w:val="24"/>
          <w:szCs w:val="24"/>
        </w:rPr>
        <w:t>Insurance</w:t>
      </w:r>
      <w:ins w:id="139" w:author="Frontiir Legal" w:date="2026-10-09T09:48:00Z">
        <w:r w:rsidR="00F67145">
          <w:rPr>
            <w:rFonts w:ascii="Pyidaungsu" w:hAnsi="Pyidaungsu" w:cs="Pyidaungsu"/>
            <w:sz w:val="24"/>
            <w:szCs w:val="24"/>
            <w:lang w:val="x-none"/>
          </w:rPr>
          <w:t>)</w:t>
        </w:r>
      </w:ins>
      <w:r>
        <w:rPr>
          <w:rFonts w:hint="cs"/>
          <w:sz w:val="24"/>
          <w:szCs w:val="24"/>
          <w:cs/>
        </w:rPr>
        <w:t xml:space="preserve"> နှင့် အခြားသောလိုင်စင်ခွင့်ပြုချက်</w:t>
      </w:r>
      <w:r w:rsidRPr="00605FF1">
        <w:rPr>
          <w:sz w:val="24"/>
          <w:szCs w:val="24"/>
          <w:cs/>
        </w:rPr>
        <w:t>များ</w:t>
      </w:r>
      <w:ins w:id="140" w:author="Frontiir Legal" w:date="2026-10-09T09:48:00Z">
        <w:r w:rsidR="00F67145">
          <w:rPr>
            <w:rFonts w:ascii="Pyidaungsu" w:hAnsi="Pyidaungsu" w:cs="Pyidaungsu"/>
            <w:sz w:val="24"/>
            <w:szCs w:val="24"/>
          </w:rPr>
          <w:t xml:space="preserve"> </w:t>
        </w:r>
      </w:ins>
      <w:ins w:id="141" w:author="Frontiir Legal" w:date="2026-10-09T09:49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ပြည့်စုံရမည်။</w:t>
        </w:r>
      </w:ins>
      <w:ins w:id="142" w:author="ASUS" w:date="2026-10-15T15:07:00Z">
        <w:r w:rsidR="001E4CF7">
          <w:rPr>
            <w:rFonts w:ascii="Pyidaungsu" w:hAnsi="Pyidaungsu"/>
            <w:sz w:val="24"/>
            <w:szCs w:val="24"/>
          </w:rPr>
          <w:t>\</w:t>
        </w:r>
      </w:ins>
    </w:p>
    <w:p w14:paraId="522C79FC" w14:textId="64EFD85A" w:rsidR="00206F70" w:rsidRDefault="00206F70" w:rsidP="00187D07">
      <w:pPr>
        <w:spacing w:line="240" w:lineRule="auto"/>
        <w:jc w:val="both"/>
        <w:rPr>
          <w:ins w:id="143" w:author="Frontiir Legal" w:date="2026-10-09T09:49:00Z"/>
          <w:rFonts w:ascii="Pyidaungsu" w:hAnsi="Pyidaungsu"/>
          <w:sz w:val="24"/>
          <w:szCs w:val="24"/>
          <w:lang w:val="x-none"/>
        </w:rPr>
      </w:pPr>
      <w:del w:id="144" w:author="Frontiir Legal" w:date="2026-10-09T09:48:00Z"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ကို သက်တမ်းမကုန်ဆုံးမီ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အချိန်မီ</w:delText>
        </w:r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သက်တမ်းတိုးခြင်းနှင့် တရားဝင်ဖြစ်စေ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ရေးတို့အတွက် အငှားချထားသူမှ အပြည့်အဝ တာဝန်ယူရမည်။</w:delText>
        </w:r>
      </w:del>
    </w:p>
    <w:p w14:paraId="362EFAA0" w14:textId="4393B65C" w:rsidR="00F67145" w:rsidRPr="00D4460D" w:rsidRDefault="00F67145" w:rsidP="00187D07">
      <w:pPr>
        <w:spacing w:line="240" w:lineRule="auto"/>
        <w:jc w:val="both"/>
      </w:pPr>
      <w:ins w:id="145" w:author="Frontiir Legal" w:date="2026-10-09T09:49:00Z">
        <w:r>
          <w:rPr>
            <w:rFonts w:ascii="Pyidaungsu" w:hAnsi="Pyidaungsu"/>
            <w:sz w:val="24"/>
            <w:szCs w:val="24"/>
            <w:cs/>
            <w:lang w:val="x-none"/>
          </w:rPr>
          <w:t>၂.၄။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ယာဉ်မှတ်ပုံတင်၊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လိုင်စင်၊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အာမခံနှင့်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အခြားလိုအပ်သော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46" w:author="Frontiir Legal" w:date="2026-10-09T09:50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ခွင့်ပြုချက်များကို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တရားဝင်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အကျုံးဝင်စေရန်နှင့်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သက်တမ်းမကုန်ဆုံးမီ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သက်တမ်းတိုးရန်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အငှားချထားသူက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တာဝန်ယူ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ဆောင်ရွက်ရမည်။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541C3E5D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F5089E3" w14:textId="7B864AA7" w:rsidR="00206F70" w:rsidRPr="001E4CF7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  <w:rPrChange w:id="147" w:author="ASUS" w:date="2026-10-15T15:07:00Z">
            <w:rPr>
              <w:rFonts w:ascii="Pyidaungsu" w:hAnsi="Pyidaungsu" w:cs="Pyidaungsu"/>
              <w:sz w:val="24"/>
              <w:szCs w:val="24"/>
            </w:rPr>
          </w:rPrChange>
        </w:rPr>
      </w:pPr>
      <w:r>
        <w:rPr>
          <w:rFonts w:hint="cs"/>
          <w:sz w:val="24"/>
          <w:szCs w:val="24"/>
          <w:cs/>
        </w:rPr>
        <w:t>၂.</w:t>
      </w:r>
      <w:ins w:id="148" w:author="Frontiir Legal" w:date="2026-10-09T09:50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၅</w:t>
        </w:r>
      </w:ins>
      <w:ins w:id="149" w:author="ASUS" w:date="2026-10-15T15:23:00Z">
        <w:r w:rsidR="001E4CF7">
          <w:rPr>
            <w:sz w:val="24"/>
            <w:szCs w:val="24"/>
          </w:rPr>
          <w:tab/>
        </w:r>
      </w:ins>
      <w:del w:id="150" w:author="Frontiir Legal" w:date="2026-10-09T09:50:00Z">
        <w:r w:rsidDel="00E764EC">
          <w:rPr>
            <w:rFonts w:ascii="Pyidaungsu" w:hAnsi="Pyidaungsu" w:cs="Pyidaungsu" w:hint="cs"/>
            <w:sz w:val="24"/>
            <w:szCs w:val="24"/>
            <w:cs/>
          </w:rPr>
          <w:delText>၄</w:delText>
        </w:r>
      </w:del>
      <w:del w:id="151" w:author="ASUS" w:date="2026-10-15T15:23:00Z">
        <w:r w:rsidDel="001E4CF7">
          <w:rPr>
            <w:rFonts w:hint="cs"/>
            <w:sz w:val="24"/>
            <w:szCs w:val="24"/>
            <w:cs/>
          </w:rPr>
          <w:delText>။</w:delText>
        </w:r>
      </w:del>
      <w:del w:id="152" w:author="ASUS" w:date="2026-10-15T15:10:00Z">
        <w:r w:rsidDel="001E4CF7">
          <w:rPr>
            <w:rFonts w:ascii="Pyidaungsu" w:hAnsi="Pyidaungsu" w:cs="Pyidaungsu"/>
            <w:sz w:val="24"/>
            <w:szCs w:val="24"/>
            <w:cs/>
          </w:rPr>
          <w:tab/>
        </w:r>
      </w:del>
      <w:del w:id="153" w:author="Frontiir Legal" w:date="2026-10-09T09:51:00Z"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အထက်ပါ </w:delText>
        </w:r>
        <w:r w:rsidRPr="00605FF1" w:rsidDel="00E764EC">
          <w:rPr>
            <w:rFonts w:ascii="Pyidaungsu" w:hAnsi="Pyidaungsu" w:cs="Pyidaungsu"/>
            <w:sz w:val="24"/>
            <w:szCs w:val="24"/>
            <w:lang w:val="x-none"/>
          </w:rPr>
          <w:delText>Insurance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၊ လိုင်စင်နှင့် ခွင့်ပြုချက်များသည် ဤစာချုပ်သက်တမ်းတစ်လျှောက် အကျုံး</w:delText>
        </w:r>
        <w:r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ဝင်နေ</w:delText>
        </w:r>
        <w:r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စေရမည်။</w:delText>
        </w:r>
      </w:del>
      <w:ins w:id="154" w:author="Frontiir Legal" w:date="2026-10-09T09:51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အငှားချထားသည်</w:t>
        </w:r>
        <w:del w:id="155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ဤစာချုပ်အရ</w:t>
        </w:r>
        <w:del w:id="156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ပေးအပ်ရမည့်</w:t>
        </w:r>
        <w:del w:id="157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ယာဉ်နှင့်</w:t>
        </w:r>
        <w:del w:id="158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ဝန်ဆောင်မှုများကို</w:t>
        </w:r>
      </w:ins>
      <w:ins w:id="159" w:author="ASUS" w:date="2026-10-15T15:23:00Z">
        <w:r w:rsidR="001E4CF7">
          <w:rPr>
            <w:rFonts w:ascii="Pyidaungsu" w:hAnsi="Pyidaungsu"/>
            <w:sz w:val="24"/>
            <w:szCs w:val="24"/>
          </w:rPr>
          <w:t xml:space="preserve"> </w:t>
        </w:r>
      </w:ins>
      <w:ins w:id="160" w:author="Frontiir Legal" w:date="2026-10-09T09:51:00Z">
        <w:del w:id="161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သက်ဆိုင်ရာဥပဒေများ၊</w:t>
        </w:r>
        <w:del w:id="162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163" w:author="Frontiir Legal" w:date="2026-10-09T09:52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ဘေးကင်းလုံခြုံရေးသတ်မှတ်ချက်များနှင့်</w:t>
        </w:r>
      </w:ins>
      <w:ins w:id="164" w:author="ASUS" w:date="2026-10-15T15:23:00Z">
        <w:r w:rsidR="001E4CF7">
          <w:rPr>
            <w:rFonts w:ascii="Pyidaungsu" w:hAnsi="Pyidaungsu"/>
            <w:sz w:val="24"/>
            <w:szCs w:val="24"/>
          </w:rPr>
          <w:t xml:space="preserve">   </w:t>
        </w:r>
      </w:ins>
      <w:ins w:id="165" w:author="Frontiir Legal" w:date="2026-10-09T09:52:00Z">
        <w:del w:id="166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ဤစာချုပ်ပါ</w:t>
        </w:r>
        <w:del w:id="167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စည်းကမ်းချက်များနှင့်</w:t>
        </w:r>
        <w:del w:id="168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အညီ</w:t>
        </w:r>
        <w:del w:id="169" w:author="ASUS" w:date="2026-10-15T15:07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E764EC">
          <w:rPr>
            <w:rFonts w:ascii="Pyidaungsu" w:hAnsi="Pyidaungsu"/>
            <w:sz w:val="24"/>
            <w:szCs w:val="24"/>
            <w:cs/>
            <w:lang w:val="x-none"/>
          </w:rPr>
          <w:t>ပေးအပ်ရမည်</w:t>
        </w:r>
        <w:del w:id="170" w:author="ASUS" w:date="2026-10-15T15:23:00Z">
          <w:r w:rsidR="00E764E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။</w:delText>
          </w:r>
        </w:del>
        <w:del w:id="171" w:author="ASUS" w:date="2026-10-15T15:10:00Z">
          <w:r w:rsidR="00E764E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</w:p>
    <w:p w14:paraId="1FC67048" w14:textId="77777777" w:rsidR="00067832" w:rsidRDefault="00067832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ACE3115" w14:textId="5A91674D" w:rsidR="00206F70" w:rsidRDefault="00206F70" w:rsidP="00187D07">
      <w:pPr>
        <w:spacing w:line="240" w:lineRule="auto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၃</w:t>
      </w:r>
      <w:r w:rsidRPr="00B8394C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B8394C">
        <w:rPr>
          <w:b/>
          <w:bCs/>
          <w:sz w:val="24"/>
          <w:szCs w:val="24"/>
          <w:cs/>
        </w:rPr>
        <w:t>စာချုပ်သက်တမ်း</w:t>
      </w:r>
    </w:p>
    <w:p w14:paraId="60FFE6F2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33DAB92" w14:textId="70E3F543" w:rsidR="00067832" w:rsidRPr="003A1F72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color w:val="000000" w:themeColor="text1"/>
          <w:sz w:val="24"/>
          <w:szCs w:val="24"/>
          <w:rPrChange w:id="172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</w:pPr>
      <w:r w:rsidRPr="003A1F72">
        <w:rPr>
          <w:color w:val="000000" w:themeColor="text1"/>
          <w:sz w:val="24"/>
          <w:szCs w:val="24"/>
          <w:cs/>
          <w:rPrChange w:id="173" w:author="ASUS" w:date="2026-10-10T11:29:00Z">
            <w:rPr>
              <w:sz w:val="24"/>
              <w:szCs w:val="24"/>
              <w:cs/>
            </w:rPr>
          </w:rPrChange>
        </w:rPr>
        <w:t>ဤနှစ်ဦးသဘောတူ</w:t>
      </w:r>
      <w:del w:id="174" w:author="Frontiir Legal" w:date="2026-10-09T09:53:00Z">
        <w:r w:rsidRPr="003A1F72" w:rsidDel="00E764EC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75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မော်တော်ယာဥ် ငှားရမ်းခြင်း </w:delText>
        </w:r>
      </w:del>
      <w:r w:rsidRPr="003A1F72">
        <w:rPr>
          <w:color w:val="000000" w:themeColor="text1"/>
          <w:sz w:val="24"/>
          <w:szCs w:val="24"/>
          <w:cs/>
          <w:rPrChange w:id="176" w:author="ASUS" w:date="2026-10-10T11:29:00Z">
            <w:rPr>
              <w:sz w:val="24"/>
              <w:szCs w:val="24"/>
              <w:cs/>
            </w:rPr>
          </w:rPrChange>
        </w:rPr>
        <w:t>ကတိစာချုပ်</w:t>
      </w:r>
      <w:ins w:id="177" w:author="Frontiir Legal" w:date="2026-10-09T09:53:00Z">
        <w:r w:rsidR="00E764EC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78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၏</w:t>
        </w:r>
      </w:ins>
      <w:r w:rsidRPr="003A1F72">
        <w:rPr>
          <w:rFonts w:ascii="Pyidaungsu" w:hAnsi="Pyidaungsu" w:cs="Pyidaungsu"/>
          <w:color w:val="000000" w:themeColor="text1"/>
          <w:sz w:val="24"/>
          <w:szCs w:val="24"/>
          <w:cs/>
          <w:rPrChange w:id="179" w:author="ASUS" w:date="2026-10-10T11:29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Pr="003A1F72">
        <w:rPr>
          <w:color w:val="000000" w:themeColor="text1"/>
          <w:sz w:val="24"/>
          <w:szCs w:val="24"/>
          <w:cs/>
          <w:rPrChange w:id="180" w:author="ASUS" w:date="2026-10-10T11:29:00Z">
            <w:rPr>
              <w:sz w:val="24"/>
              <w:szCs w:val="24"/>
              <w:cs/>
            </w:rPr>
          </w:rPrChange>
        </w:rPr>
        <w:t>သက်တမ်းမှာ(  -   - ၂၀၂</w:t>
      </w:r>
      <w:ins w:id="181" w:author="ASUS" w:date="2026-10-15T15:08:00Z">
        <w:r w:rsidR="001E4CF7">
          <w:rPr>
            <w:color w:val="000000" w:themeColor="text1"/>
            <w:sz w:val="24"/>
            <w:szCs w:val="24"/>
          </w:rPr>
          <w:t xml:space="preserve"> </w:t>
        </w:r>
      </w:ins>
      <w:del w:id="182" w:author="ASUS" w:date="2026-10-15T15:07:00Z">
        <w:r w:rsidRPr="003A1F72" w:rsidDel="001E4CF7">
          <w:rPr>
            <w:color w:val="000000" w:themeColor="text1"/>
            <w:sz w:val="24"/>
            <w:szCs w:val="24"/>
            <w:cs/>
            <w:rPrChange w:id="183" w:author="ASUS" w:date="2026-10-10T11:29:00Z">
              <w:rPr>
                <w:sz w:val="24"/>
                <w:szCs w:val="24"/>
                <w:cs/>
              </w:rPr>
            </w:rPrChange>
          </w:rPr>
          <w:delText>၆</w:delText>
        </w:r>
      </w:del>
      <w:r w:rsidRPr="003A1F72">
        <w:rPr>
          <w:color w:val="000000" w:themeColor="text1"/>
          <w:sz w:val="24"/>
          <w:szCs w:val="24"/>
          <w:cs/>
          <w:rPrChange w:id="184" w:author="ASUS" w:date="2026-10-10T11:29:00Z">
            <w:rPr>
              <w:sz w:val="24"/>
              <w:szCs w:val="24"/>
              <w:cs/>
            </w:rPr>
          </w:rPrChange>
        </w:rPr>
        <w:t>) ရက်နေ့မှ (   -    - ၂၀၂</w:t>
      </w:r>
      <w:ins w:id="185" w:author="ASUS" w:date="2026-10-15T15:08:00Z">
        <w:r w:rsidR="001E4CF7">
          <w:rPr>
            <w:color w:val="000000" w:themeColor="text1"/>
            <w:sz w:val="24"/>
            <w:szCs w:val="24"/>
          </w:rPr>
          <w:t xml:space="preserve">  </w:t>
        </w:r>
      </w:ins>
      <w:del w:id="186" w:author="ASUS" w:date="2026-10-15T15:08:00Z">
        <w:r w:rsidRPr="003A1F72" w:rsidDel="001E4CF7">
          <w:rPr>
            <w:color w:val="000000" w:themeColor="text1"/>
            <w:sz w:val="24"/>
            <w:szCs w:val="24"/>
            <w:cs/>
            <w:rPrChange w:id="187" w:author="ASUS" w:date="2026-10-10T11:29:00Z">
              <w:rPr>
                <w:sz w:val="24"/>
                <w:szCs w:val="24"/>
                <w:cs/>
              </w:rPr>
            </w:rPrChange>
          </w:rPr>
          <w:delText>၇</w:delText>
        </w:r>
      </w:del>
      <w:r w:rsidRPr="003A1F72">
        <w:rPr>
          <w:color w:val="000000" w:themeColor="text1"/>
          <w:sz w:val="24"/>
          <w:szCs w:val="24"/>
          <w:cs/>
          <w:rPrChange w:id="188" w:author="ASUS" w:date="2026-10-10T11:29:00Z">
            <w:rPr>
              <w:sz w:val="24"/>
              <w:szCs w:val="24"/>
              <w:cs/>
            </w:rPr>
          </w:rPrChange>
        </w:rPr>
        <w:t xml:space="preserve">)ရက်နေ့ထိ </w:t>
      </w:r>
      <w:ins w:id="189" w:author="Frontiir Legal" w:date="2026-10-09T09:53:00Z">
        <w:r w:rsidR="00E764EC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90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စုစုပေါင်း</w:t>
        </w:r>
        <w:r w:rsidR="00E764EC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91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3A1F72">
        <w:rPr>
          <w:color w:val="000000" w:themeColor="text1"/>
          <w:sz w:val="24"/>
          <w:szCs w:val="24"/>
          <w:cs/>
          <w:rPrChange w:id="192" w:author="ASUS" w:date="2026-10-10T11:29:00Z">
            <w:rPr>
              <w:sz w:val="24"/>
              <w:szCs w:val="24"/>
              <w:cs/>
            </w:rPr>
          </w:rPrChange>
        </w:rPr>
        <w:t>(၆)လ ဖြစ်သည်။ စာချု</w:t>
      </w:r>
      <w:ins w:id="193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94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ပ်</w:t>
        </w:r>
      </w:ins>
      <w:del w:id="195" w:author="Frontiir Legal" w:date="2026-10-09T09:54:00Z">
        <w:r w:rsidRPr="003A1F72" w:rsidDel="00E764EC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96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ပ်ကာလအား</w:delText>
        </w:r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97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</w:del>
      <w:r w:rsidRPr="003A1F72">
        <w:rPr>
          <w:color w:val="000000" w:themeColor="text1"/>
          <w:sz w:val="24"/>
          <w:szCs w:val="24"/>
          <w:cs/>
          <w:rPrChange w:id="198" w:author="ASUS" w:date="2026-10-10T11:29:00Z">
            <w:rPr>
              <w:sz w:val="24"/>
              <w:szCs w:val="24"/>
              <w:cs/>
            </w:rPr>
          </w:rPrChange>
        </w:rPr>
        <w:t>သက်တမ်း</w:t>
      </w:r>
      <w:ins w:id="199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00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ကို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01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3A1F72">
        <w:rPr>
          <w:color w:val="000000" w:themeColor="text1"/>
          <w:sz w:val="24"/>
          <w:szCs w:val="24"/>
          <w:cs/>
          <w:rPrChange w:id="202" w:author="ASUS" w:date="2026-10-10T11:29:00Z">
            <w:rPr>
              <w:sz w:val="24"/>
              <w:szCs w:val="24"/>
              <w:cs/>
            </w:rPr>
          </w:rPrChange>
        </w:rPr>
        <w:t>တိုး</w:t>
      </w:r>
      <w:ins w:id="203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04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မြှင့်လိုပါက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05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206" w:author="Frontiir Legal" w:date="2026-10-09T09:55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07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စာချုပ်ဝင်နှစ်ဦးသည်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08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09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မှုလစာချုပ်သက်တမ်း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10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11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မကုန်ဆုံးမီ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12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13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(ရ)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14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215" w:author="Frontiir Legal" w:date="2026-10-09T09:56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16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ရက်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17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18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ကြိုတင်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19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del w:id="220" w:author="Frontiir Legal" w:date="2026-10-09T09:57:00Z"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lang w:val="x-none"/>
            <w:rPrChange w:id="221" w:author="ASUS" w:date="2026-10-10T11:29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မ</w:delText>
        </w:r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rPrChange w:id="222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ည်ဆိုပါက </w:delText>
        </w:r>
      </w:del>
      <w:r w:rsidRPr="003A1F72">
        <w:rPr>
          <w:color w:val="000000" w:themeColor="text1"/>
          <w:sz w:val="24"/>
          <w:szCs w:val="24"/>
          <w:cs/>
          <w:rPrChange w:id="223" w:author="ASUS" w:date="2026-10-10T11:29:00Z">
            <w:rPr>
              <w:sz w:val="24"/>
              <w:szCs w:val="24"/>
              <w:cs/>
            </w:rPr>
          </w:rPrChange>
        </w:rPr>
        <w:t>နှစ်ဦးနှစ်ဘက် စာဖြင့် သဘောတူညီချက် ရရှိပြီးမှသာ သက်တမ်းတိုးနိုင်သည်။</w:t>
      </w:r>
    </w:p>
    <w:p w14:paraId="544BC9C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C17192B" w14:textId="2553509C" w:rsidR="00206F70" w:rsidRPr="00B42307" w:rsidRDefault="00206F70" w:rsidP="00187D07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B42307">
        <w:rPr>
          <w:rFonts w:hint="cs"/>
          <w:b/>
          <w:bCs/>
          <w:sz w:val="24"/>
          <w:szCs w:val="24"/>
          <w:cs/>
        </w:rPr>
        <w:t>၄။</w:t>
      </w:r>
      <w:r w:rsidRPr="00B42307"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B42307">
        <w:rPr>
          <w:rFonts w:hint="cs"/>
          <w:b/>
          <w:bCs/>
          <w:sz w:val="24"/>
          <w:szCs w:val="24"/>
          <w:cs/>
        </w:rPr>
        <w:t xml:space="preserve">ယာဥ်ငှားရမ်းခ နှင့် </w:t>
      </w:r>
      <w:ins w:id="224" w:author="Frontiir Legal" w:date="2026-10-09T09:58:00Z">
        <w:r w:rsidR="00037F9D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ငွေ</w:t>
        </w:r>
      </w:ins>
      <w:r w:rsidRPr="00B42307">
        <w:rPr>
          <w:rFonts w:hint="cs"/>
          <w:b/>
          <w:bCs/>
          <w:sz w:val="24"/>
          <w:szCs w:val="24"/>
          <w:cs/>
        </w:rPr>
        <w:t>ပေးချေမှု</w:t>
      </w:r>
    </w:p>
    <w:p w14:paraId="7A8988E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E819B92" w14:textId="77777777" w:rsidR="00206F70" w:rsidDel="001E4CF7" w:rsidRDefault="00206F70" w:rsidP="00187D07">
      <w:pPr>
        <w:spacing w:line="240" w:lineRule="auto"/>
        <w:jc w:val="both"/>
        <w:rPr>
          <w:del w:id="225" w:author="ASUS" w:date="2026-10-15T15:18:00Z"/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၄.၁။</w:t>
      </w:r>
      <w:r>
        <w:rPr>
          <w:rFonts w:ascii="Pyidaungsu" w:hAnsi="Pyidaungsu" w:cs="Pyidaungsu"/>
          <w:sz w:val="24"/>
          <w:szCs w:val="24"/>
          <w:cs/>
        </w:rPr>
        <w:tab/>
      </w:r>
      <w:ins w:id="226" w:author="Frontiir Legal" w:date="2026-10-09T09:59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ဤ</w:t>
        </w:r>
      </w:ins>
      <w:del w:id="227" w:author="Frontiir Legal" w:date="2026-10-09T09:59:00Z">
        <w:r w:rsidR="00067832" w:rsidDel="00E74586">
          <w:rPr>
            <w:rFonts w:ascii="Pyidaungsu" w:hAnsi="Pyidaungsu" w:cs="Pyidaungsu"/>
            <w:sz w:val="24"/>
            <w:szCs w:val="24"/>
            <w:cs/>
            <w:lang w:val="x-none"/>
          </w:rPr>
          <w:delText>အ</w:delText>
        </w:r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ငှားချထားသူ</w:delText>
        </w:r>
        <w:r w:rsidR="00067832" w:rsidDel="00E74586">
          <w:rPr>
            <w:rFonts w:ascii="Pyidaungsu" w:hAnsi="Pyidaungsu" w:cs="Pyidaungsu" w:hint="cs"/>
            <w:cs/>
          </w:rPr>
          <w:delText xml:space="preserve"> နှင့် </w:delText>
        </w:r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အငှားယူသူတို့၏ နှစ်ဦး</w:delText>
        </w:r>
      </w:del>
      <w:r w:rsidR="00067832">
        <w:rPr>
          <w:rFonts w:hint="cs"/>
          <w:sz w:val="24"/>
          <w:szCs w:val="24"/>
          <w:cs/>
        </w:rPr>
        <w:t>သဘောတူ</w:t>
      </w:r>
      <w:ins w:id="228" w:author="Frontiir Legal" w:date="2026-10-09T10:00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ကတိစာချုပ်</w:t>
        </w:r>
      </w:ins>
      <w:del w:id="229" w:author="Frontiir Legal" w:date="2026-10-09T10:00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ညီခ</w:delText>
        </w:r>
      </w:del>
      <w:del w:id="230" w:author="Frontiir Legal" w:date="2026-10-09T09:59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ျက်</w:delText>
        </w:r>
      </w:del>
      <w:r w:rsidR="00067832">
        <w:rPr>
          <w:rFonts w:hint="cs"/>
          <w:sz w:val="24"/>
          <w:szCs w:val="24"/>
          <w:cs/>
        </w:rPr>
        <w:t xml:space="preserve">အရ  </w:t>
      </w:r>
      <w:del w:id="231" w:author="Frontiir Legal" w:date="2026-10-09T10:00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ငှားရမ်းမည့်ယာဥ်(</w:delText>
        </w:r>
      </w:del>
      <w:r w:rsidR="00067832" w:rsidRPr="00CD32DB">
        <w:rPr>
          <w:sz w:val="24"/>
          <w:szCs w:val="24"/>
          <w:cs/>
        </w:rPr>
        <w:t>ယာဉ်မောင်း</w:t>
      </w:r>
      <w:r w:rsidR="00067832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067832" w:rsidRPr="00CD32DB">
        <w:rPr>
          <w:sz w:val="24"/>
          <w:szCs w:val="24"/>
          <w:cs/>
        </w:rPr>
        <w:t>နှင့် လောင်စာဆီ (</w:t>
      </w:r>
      <w:r w:rsidR="00067832" w:rsidRPr="00CD32DB">
        <w:rPr>
          <w:rFonts w:ascii="Pyidaungsu" w:hAnsi="Pyidaungsu" w:cs="Pyidaungsu"/>
          <w:sz w:val="24"/>
          <w:szCs w:val="24"/>
        </w:rPr>
        <w:t>Fuel)</w:t>
      </w:r>
      <w:r w:rsidR="00067832">
        <w:rPr>
          <w:rFonts w:ascii="Pyidaungsu" w:hAnsi="Pyidaungsu" w:cs="Pyidaungsu" w:hint="cs"/>
          <w:sz w:val="24"/>
          <w:szCs w:val="24"/>
          <w:cs/>
        </w:rPr>
        <w:t>)</w:t>
      </w:r>
      <w:r w:rsidR="00067832" w:rsidRPr="00CD32DB">
        <w:rPr>
          <w:rFonts w:ascii="Pyidaungsu" w:hAnsi="Pyidaungsu" w:cs="Pyidaungsu"/>
          <w:sz w:val="24"/>
          <w:szCs w:val="24"/>
        </w:rPr>
        <w:t xml:space="preserve"> </w:t>
      </w:r>
      <w:r w:rsidR="00067832" w:rsidRPr="00CD32DB">
        <w:rPr>
          <w:sz w:val="24"/>
          <w:szCs w:val="24"/>
          <w:cs/>
        </w:rPr>
        <w:t xml:space="preserve">ပါဝင်သည့် </w:t>
      </w:r>
      <w:ins w:id="232" w:author="Frontiir Legal" w:date="2026-10-09T10:01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ယာဉ်ငှားရမ်း</w:t>
        </w:r>
      </w:ins>
      <w:r w:rsidR="00067832" w:rsidRPr="00CD32DB">
        <w:rPr>
          <w:sz w:val="24"/>
          <w:szCs w:val="24"/>
          <w:cs/>
        </w:rPr>
        <w:t>ဝန်ဆောင်မှု</w:t>
      </w:r>
      <w:r w:rsidR="00067832">
        <w:rPr>
          <w:rFonts w:hint="cs"/>
          <w:sz w:val="24"/>
          <w:szCs w:val="24"/>
          <w:cs/>
        </w:rPr>
        <w:t xml:space="preserve">အတွက် </w:t>
      </w:r>
      <w:ins w:id="233" w:author="Frontiir Legal" w:date="2026-10-09T10:01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လစည်ငှားရမ်းခကို</w:t>
        </w:r>
        <w:r w:rsidR="00E7458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4586">
          <w:rPr>
            <w:rFonts w:ascii="Pyidaungsu" w:hAnsi="Pyidaungsu"/>
            <w:sz w:val="24"/>
            <w:szCs w:val="24"/>
            <w:cs/>
            <w:lang w:val="x-none"/>
          </w:rPr>
          <w:t>အောက်ပါအတိုင်း</w:t>
        </w:r>
        <w:r w:rsidR="00E7458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234" w:author="Frontiir Legal" w:date="2026-10-09T10:01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 xml:space="preserve">ယာဥ်ငှားရမ်းခအား အောက်ပါအတိုင်း </w:delText>
        </w:r>
      </w:del>
      <w:r w:rsidR="00067832">
        <w:rPr>
          <w:rFonts w:hint="cs"/>
          <w:sz w:val="24"/>
          <w:szCs w:val="24"/>
          <w:cs/>
        </w:rPr>
        <w:t>သတ်မှတ်</w:t>
      </w:r>
      <w:del w:id="235" w:author="Frontiir Legal" w:date="2026-10-09T10:01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 xml:space="preserve"> ထားကြ</w:delText>
        </w:r>
      </w:del>
      <w:r w:rsidR="00067832">
        <w:rPr>
          <w:rFonts w:hint="cs"/>
          <w:sz w:val="24"/>
          <w:szCs w:val="24"/>
          <w:cs/>
        </w:rPr>
        <w:t>သည်။</w:t>
      </w:r>
    </w:p>
    <w:p w14:paraId="0533C1AF" w14:textId="21E2A98C" w:rsidR="001E4CF7" w:rsidRDefault="001E4CF7" w:rsidP="001E4CF7">
      <w:pPr>
        <w:spacing w:line="240" w:lineRule="auto"/>
        <w:jc w:val="both"/>
        <w:rPr>
          <w:ins w:id="236" w:author="ASUS" w:date="2026-10-15T15:20:00Z"/>
          <w:rFonts w:ascii="Pyidaungsu" w:hAnsi="Pyidaungsu" w:cs="Pyidaungsu"/>
          <w:sz w:val="24"/>
          <w:szCs w:val="24"/>
        </w:rPr>
      </w:pPr>
    </w:p>
    <w:p w14:paraId="31340E3E" w14:textId="77777777" w:rsidR="001E4CF7" w:rsidRPr="001E4CF7" w:rsidRDefault="001E4CF7" w:rsidP="001E4CF7">
      <w:pPr>
        <w:rPr>
          <w:ins w:id="237" w:author="ASUS" w:date="2026-10-15T15:20:00Z"/>
          <w:rFonts w:ascii="Pyidaungsu" w:hAnsi="Pyidaungsu" w:cs="Pyidaungsu"/>
          <w:sz w:val="24"/>
          <w:szCs w:val="24"/>
          <w:rPrChange w:id="238" w:author="ASUS" w:date="2026-10-15T15:20:00Z">
            <w:rPr>
              <w:ins w:id="239" w:author="ASUS" w:date="2026-10-15T15:20:00Z"/>
              <w:rFonts w:ascii="Pyidaungsu" w:hAnsi="Pyidaungsu" w:cs="Pyidaungsu"/>
              <w:sz w:val="24"/>
              <w:szCs w:val="24"/>
            </w:rPr>
          </w:rPrChange>
        </w:rPr>
        <w:pPrChange w:id="240" w:author="ASUS" w:date="2026-10-15T15:20:00Z">
          <w:pPr>
            <w:spacing w:line="240" w:lineRule="auto"/>
            <w:jc w:val="both"/>
          </w:pPr>
        </w:pPrChange>
      </w:pPr>
    </w:p>
    <w:p w14:paraId="0F8F3249" w14:textId="35133006" w:rsidR="001E4CF7" w:rsidRDefault="001E4CF7" w:rsidP="001E4CF7">
      <w:pPr>
        <w:rPr>
          <w:ins w:id="241" w:author="ASUS" w:date="2026-10-15T15:20:00Z"/>
          <w:rFonts w:ascii="Pyidaungsu" w:hAnsi="Pyidaungsu" w:cs="Pyidaungsu"/>
          <w:sz w:val="24"/>
          <w:szCs w:val="24"/>
        </w:rPr>
      </w:pPr>
    </w:p>
    <w:p w14:paraId="3C26254E" w14:textId="1E71F3FC" w:rsidR="00067832" w:rsidRDefault="00067832" w:rsidP="001E4CF7">
      <w:pPr>
        <w:jc w:val="center"/>
        <w:rPr>
          <w:ins w:id="242" w:author="ASUS" w:date="2026-10-15T15:20:00Z"/>
          <w:rFonts w:ascii="Pyidaungsu" w:hAnsi="Pyidaungsu" w:cs="Pyidaungsu"/>
          <w:sz w:val="24"/>
          <w:szCs w:val="24"/>
        </w:rPr>
        <w:pPrChange w:id="243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14A9CB70" w14:textId="50EE46B4" w:rsidR="001E4CF7" w:rsidRDefault="001E4CF7" w:rsidP="001E4CF7">
      <w:pPr>
        <w:jc w:val="center"/>
        <w:rPr>
          <w:ins w:id="244" w:author="ASUS" w:date="2026-10-15T15:20:00Z"/>
          <w:rFonts w:ascii="Pyidaungsu" w:hAnsi="Pyidaungsu" w:cs="Pyidaungsu"/>
          <w:sz w:val="24"/>
          <w:szCs w:val="24"/>
        </w:rPr>
        <w:pPrChange w:id="245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601B3803" w14:textId="0F40B604" w:rsidR="001E4CF7" w:rsidRDefault="001E4CF7" w:rsidP="001E4CF7">
      <w:pPr>
        <w:jc w:val="center"/>
        <w:rPr>
          <w:ins w:id="246" w:author="ASUS" w:date="2026-10-15T15:20:00Z"/>
          <w:rFonts w:ascii="Pyidaungsu" w:hAnsi="Pyidaungsu" w:cs="Pyidaungsu"/>
          <w:sz w:val="24"/>
          <w:szCs w:val="24"/>
        </w:rPr>
        <w:pPrChange w:id="247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409372A6" w14:textId="73A210CF" w:rsidR="001E4CF7" w:rsidRDefault="001E4CF7" w:rsidP="001E4CF7">
      <w:pPr>
        <w:jc w:val="center"/>
        <w:rPr>
          <w:ins w:id="248" w:author="ASUS" w:date="2026-10-15T15:20:00Z"/>
          <w:rFonts w:ascii="Pyidaungsu" w:hAnsi="Pyidaungsu" w:cs="Pyidaungsu"/>
          <w:sz w:val="24"/>
          <w:szCs w:val="24"/>
        </w:rPr>
        <w:pPrChange w:id="249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2B6BD27B" w14:textId="62768722" w:rsidR="001E4CF7" w:rsidRDefault="001E4CF7" w:rsidP="001E4CF7">
      <w:pPr>
        <w:jc w:val="center"/>
        <w:rPr>
          <w:ins w:id="250" w:author="ASUS" w:date="2026-10-15T15:20:00Z"/>
          <w:rFonts w:ascii="Pyidaungsu" w:hAnsi="Pyidaungsu" w:cs="Pyidaungsu"/>
          <w:sz w:val="24"/>
          <w:szCs w:val="24"/>
        </w:rPr>
        <w:pPrChange w:id="251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782B0402" w14:textId="2545A6B5" w:rsidR="001E4CF7" w:rsidRDefault="001E4CF7" w:rsidP="001E4CF7">
      <w:pPr>
        <w:jc w:val="center"/>
        <w:rPr>
          <w:ins w:id="252" w:author="ASUS" w:date="2026-10-15T15:20:00Z"/>
          <w:rFonts w:ascii="Pyidaungsu" w:hAnsi="Pyidaungsu" w:cs="Pyidaungsu"/>
          <w:sz w:val="24"/>
          <w:szCs w:val="24"/>
        </w:rPr>
        <w:pPrChange w:id="253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7C192978" w14:textId="6C58D7E1" w:rsidR="001E4CF7" w:rsidRDefault="001E4CF7" w:rsidP="001E4CF7">
      <w:pPr>
        <w:jc w:val="center"/>
        <w:rPr>
          <w:ins w:id="254" w:author="ASUS" w:date="2026-10-15T15:20:00Z"/>
          <w:rFonts w:ascii="Pyidaungsu" w:hAnsi="Pyidaungsu" w:cs="Pyidaungsu"/>
          <w:sz w:val="24"/>
          <w:szCs w:val="24"/>
        </w:rPr>
        <w:pPrChange w:id="255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275EB32C" w14:textId="770C7021" w:rsidR="001E4CF7" w:rsidRDefault="001E4CF7" w:rsidP="001E4CF7">
      <w:pPr>
        <w:jc w:val="center"/>
        <w:rPr>
          <w:ins w:id="256" w:author="ASUS" w:date="2026-10-15T15:20:00Z"/>
          <w:rFonts w:ascii="Pyidaungsu" w:hAnsi="Pyidaungsu" w:cs="Pyidaungsu"/>
          <w:sz w:val="24"/>
          <w:szCs w:val="24"/>
        </w:rPr>
        <w:pPrChange w:id="257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33369754" w14:textId="50583660" w:rsidR="001E4CF7" w:rsidRDefault="001E4CF7" w:rsidP="001E4CF7">
      <w:pPr>
        <w:jc w:val="center"/>
        <w:rPr>
          <w:ins w:id="258" w:author="ASUS" w:date="2026-10-15T15:20:00Z"/>
          <w:rFonts w:ascii="Pyidaungsu" w:hAnsi="Pyidaungsu" w:cs="Pyidaungsu"/>
          <w:sz w:val="24"/>
          <w:szCs w:val="24"/>
        </w:rPr>
        <w:pPrChange w:id="259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632AD7F1" w14:textId="7DAB14EF" w:rsidR="001E4CF7" w:rsidRDefault="001E4CF7" w:rsidP="001E4CF7">
      <w:pPr>
        <w:jc w:val="center"/>
        <w:rPr>
          <w:ins w:id="260" w:author="ASUS" w:date="2026-10-15T15:20:00Z"/>
          <w:rFonts w:ascii="Pyidaungsu" w:hAnsi="Pyidaungsu" w:cs="Pyidaungsu"/>
          <w:sz w:val="24"/>
          <w:szCs w:val="24"/>
        </w:rPr>
        <w:pPrChange w:id="261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2A373D90" w14:textId="68BC6D19" w:rsidR="001E4CF7" w:rsidRDefault="001E4CF7" w:rsidP="001E4CF7">
      <w:pPr>
        <w:jc w:val="center"/>
        <w:rPr>
          <w:ins w:id="262" w:author="ASUS" w:date="2026-10-15T15:20:00Z"/>
          <w:rFonts w:ascii="Pyidaungsu" w:hAnsi="Pyidaungsu" w:cs="Pyidaungsu"/>
          <w:sz w:val="24"/>
          <w:szCs w:val="24"/>
        </w:rPr>
        <w:pPrChange w:id="263" w:author="ASUS" w:date="2026-10-15T15:20:00Z">
          <w:pPr>
            <w:spacing w:line="120" w:lineRule="auto"/>
            <w:ind w:firstLine="720"/>
            <w:jc w:val="both"/>
          </w:pPr>
        </w:pPrChange>
      </w:pPr>
    </w:p>
    <w:p w14:paraId="2160F498" w14:textId="1F942956" w:rsidR="001E4CF7" w:rsidRPr="001E4CF7" w:rsidRDefault="001E4CF7" w:rsidP="001E4CF7">
      <w:pPr>
        <w:jc w:val="center"/>
        <w:rPr>
          <w:rFonts w:ascii="Pyidaungsu" w:hAnsi="Pyidaungsu" w:cs="Pyidaungsu"/>
          <w:sz w:val="24"/>
          <w:szCs w:val="24"/>
          <w:rPrChange w:id="264" w:author="ASUS" w:date="2026-10-15T15:20:00Z">
            <w:rPr>
              <w:rFonts w:ascii="Pyidaungsu" w:hAnsi="Pyidaungsu" w:cs="Pyidaungsu"/>
              <w:sz w:val="24"/>
              <w:szCs w:val="24"/>
            </w:rPr>
          </w:rPrChange>
        </w:rPr>
        <w:pPrChange w:id="265" w:author="ASUS" w:date="2026-10-15T15:20:00Z">
          <w:pPr>
            <w:spacing w:line="120" w:lineRule="auto"/>
            <w:ind w:firstLine="720"/>
            <w:jc w:val="both"/>
          </w:pPr>
        </w:pPrChange>
      </w:pPr>
    </w:p>
    <w:tbl>
      <w:tblPr>
        <w:tblStyle w:val="2"/>
        <w:tblpPr w:leftFromText="180" w:rightFromText="180" w:topFromText="180" w:bottomFromText="180" w:vertAnchor="text" w:horzAnchor="margin" w:tblpXSpec="center" w:tblpY="75"/>
        <w:tblW w:w="107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tblPrChange w:id="266" w:author="ASUS" w:date="2026-10-15T15:08:00Z">
          <w:tblPr>
            <w:tblStyle w:val="2"/>
            <w:tblpPr w:leftFromText="180" w:rightFromText="180" w:topFromText="180" w:bottomFromText="180" w:vertAnchor="text" w:horzAnchor="margin" w:tblpXSpec="center" w:tblpY="75"/>
            <w:tblW w:w="1096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621"/>
        <w:gridCol w:w="3985"/>
        <w:gridCol w:w="3080"/>
        <w:gridCol w:w="3080"/>
        <w:tblGridChange w:id="267">
          <w:tblGrid>
            <w:gridCol w:w="633"/>
            <w:gridCol w:w="4060"/>
            <w:gridCol w:w="3138"/>
            <w:gridCol w:w="3138"/>
          </w:tblGrid>
        </w:tblGridChange>
      </w:tblGrid>
      <w:tr w:rsidR="00067832" w14:paraId="28EE3DAC" w14:textId="77777777" w:rsidTr="001E4CF7">
        <w:trPr>
          <w:trHeight w:val="658"/>
          <w:tblHeader/>
          <w:trPrChange w:id="268" w:author="ASUS" w:date="2026-10-15T15:08:00Z">
            <w:trPr>
              <w:trHeight w:val="704"/>
              <w:tblHeader/>
            </w:trPr>
          </w:trPrChange>
        </w:trPr>
        <w:tc>
          <w:tcPr>
            <w:tcW w:w="621" w:type="dxa"/>
            <w:tcPrChange w:id="269" w:author="ASUS" w:date="2026-10-15T15:08:00Z">
              <w:tcPr>
                <w:tcW w:w="633" w:type="dxa"/>
              </w:tcPr>
            </w:tcPrChange>
          </w:tcPr>
          <w:p w14:paraId="7360D386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  <w:commentRangeStart w:id="270"/>
            <w:r>
              <w:rPr>
                <w:b/>
                <w:bCs/>
                <w:sz w:val="20"/>
                <w:szCs w:val="20"/>
              </w:rPr>
              <w:t xml:space="preserve">  Sr .No </w:t>
            </w:r>
          </w:p>
        </w:tc>
        <w:tc>
          <w:tcPr>
            <w:tcW w:w="3985" w:type="dxa"/>
            <w:tcPrChange w:id="271" w:author="ASUS" w:date="2026-10-15T15:08:00Z">
              <w:tcPr>
                <w:tcW w:w="4060" w:type="dxa"/>
              </w:tcPr>
            </w:tcPrChange>
          </w:tcPr>
          <w:p w14:paraId="649FB4E9" w14:textId="0348769B" w:rsidR="00067832" w:rsidRDefault="00067832" w:rsidP="0006783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t xml:space="preserve"> </w:t>
            </w:r>
            <w:ins w:id="272" w:author="ASUS" w:date="2026-10-15T08:38:00Z">
              <w:r w:rsidR="007C7EBB" w:rsidRPr="008E107F">
                <w:rPr>
                  <w:b/>
                  <w:bCs/>
                  <w:sz w:val="20"/>
                  <w:szCs w:val="20"/>
                  <w:rPrChange w:id="273" w:author="ASUS" w:date="2026-10-15T14:29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t>Base</w:t>
              </w:r>
            </w:ins>
            <w:ins w:id="274" w:author="ASUS" w:date="2026-10-15T08:39:00Z">
              <w:r w:rsidR="007C7EBB" w:rsidRPr="008E107F">
                <w:rPr>
                  <w:b/>
                  <w:bCs/>
                  <w:sz w:val="20"/>
                  <w:szCs w:val="20"/>
                  <w:rPrChange w:id="275" w:author="ASUS" w:date="2026-10-15T14:29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t xml:space="preserve"> Rental Fee</w:t>
              </w:r>
            </w:ins>
            <w:del w:id="276" w:author="ASUS" w:date="2026-10-15T08:38:00Z">
              <w:r w:rsidRPr="008E107F" w:rsidDel="007C7EBB">
                <w:rPr>
                  <w:b/>
                  <w:bCs/>
                  <w:sz w:val="20"/>
                  <w:szCs w:val="20"/>
                  <w:rPrChange w:id="277" w:author="ASUS" w:date="2026-10-15T14:29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>Daily Usage charges</w:delText>
              </w:r>
            </w:del>
            <w:r>
              <w:rPr>
                <w:b/>
                <w:bCs/>
                <w:sz w:val="20"/>
                <w:szCs w:val="20"/>
              </w:rPr>
              <w:t xml:space="preserve"> ( Vehicle + Driver  </w:t>
            </w:r>
          </w:p>
          <w:p w14:paraId="5DEC4AF3" w14:textId="77777777" w:rsidR="00067832" w:rsidRDefault="00067832" w:rsidP="000678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+Fuel 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80" w:type="dxa"/>
            <w:tcPrChange w:id="278" w:author="ASUS" w:date="2026-10-15T15:08:00Z">
              <w:tcPr>
                <w:tcW w:w="3138" w:type="dxa"/>
              </w:tcPr>
            </w:tcPrChange>
          </w:tcPr>
          <w:p w14:paraId="4D04333A" w14:textId="28C653B5" w:rsidR="00067832" w:rsidRDefault="003A1F7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ins w:id="279" w:author="ASUS" w:date="2026-10-10T11:28:00Z">
              <w:r>
                <w:rPr>
                  <w:b/>
                  <w:bCs/>
                  <w:color w:val="FF0000"/>
                  <w:sz w:val="20"/>
                  <w:szCs w:val="20"/>
                </w:rPr>
                <w:t xml:space="preserve">    </w:t>
              </w:r>
            </w:ins>
            <w:del w:id="280" w:author="ASUS" w:date="2026-10-10T11:28:00Z">
              <w:r w:rsidR="00067832" w:rsidRPr="00FC0893" w:rsidDel="003A1F72">
                <w:rPr>
                  <w:b/>
                  <w:bCs/>
                  <w:color w:val="000000" w:themeColor="text1"/>
                  <w:sz w:val="20"/>
                  <w:szCs w:val="20"/>
                  <w:rPrChange w:id="281" w:author="ASUS" w:date="2026-10-10T11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Driver </w:delText>
              </w:r>
            </w:del>
            <w:r w:rsidR="00067832" w:rsidRPr="00FC0893">
              <w:rPr>
                <w:b/>
                <w:bCs/>
                <w:color w:val="000000" w:themeColor="text1"/>
                <w:sz w:val="20"/>
                <w:szCs w:val="20"/>
                <w:rPrChange w:id="282" w:author="ASUS" w:date="2026-10-10T11:37:00Z">
                  <w:rPr>
                    <w:b/>
                    <w:bCs/>
                    <w:sz w:val="20"/>
                    <w:szCs w:val="20"/>
                  </w:rPr>
                </w:rPrChange>
              </w:rPr>
              <w:t xml:space="preserve">OT charges (per  hour) </w:t>
            </w:r>
          </w:p>
        </w:tc>
        <w:tc>
          <w:tcPr>
            <w:tcW w:w="3080" w:type="dxa"/>
            <w:tcPrChange w:id="283" w:author="ASUS" w:date="2026-10-15T15:08:00Z">
              <w:tcPr>
                <w:tcW w:w="3138" w:type="dxa"/>
              </w:tcPr>
            </w:tcPrChange>
          </w:tcPr>
          <w:p w14:paraId="352E27F0" w14:textId="77777777" w:rsidR="00067832" w:rsidRDefault="0006783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Over 22xdays of attendance</w:t>
            </w:r>
          </w:p>
          <w:p w14:paraId="46BF034B" w14:textId="77777777" w:rsidR="00067832" w:rsidRDefault="0006783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Allowrance</w:t>
            </w:r>
          </w:p>
        </w:tc>
      </w:tr>
      <w:tr w:rsidR="00067832" w14:paraId="2AD18886" w14:textId="77777777" w:rsidTr="001E4CF7">
        <w:trPr>
          <w:trHeight w:val="533"/>
          <w:tblHeader/>
          <w:trPrChange w:id="284" w:author="ASUS" w:date="2026-10-15T15:08:00Z">
            <w:trPr>
              <w:trHeight w:val="570"/>
              <w:tblHeader/>
            </w:trPr>
          </w:trPrChange>
        </w:trPr>
        <w:tc>
          <w:tcPr>
            <w:tcW w:w="621" w:type="dxa"/>
            <w:tcPrChange w:id="285" w:author="ASUS" w:date="2026-10-15T15:08:00Z">
              <w:tcPr>
                <w:tcW w:w="633" w:type="dxa"/>
              </w:tcPr>
            </w:tcPrChange>
          </w:tcPr>
          <w:p w14:paraId="56C0B8C3" w14:textId="77777777" w:rsidR="00067832" w:rsidRPr="00A52FE1" w:rsidRDefault="00067832" w:rsidP="000678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1</w:t>
            </w:r>
          </w:p>
        </w:tc>
        <w:tc>
          <w:tcPr>
            <w:tcW w:w="3985" w:type="dxa"/>
            <w:tcPrChange w:id="286" w:author="ASUS" w:date="2026-10-15T15:08:00Z">
              <w:tcPr>
                <w:tcW w:w="4060" w:type="dxa"/>
              </w:tcPr>
            </w:tcPrChange>
          </w:tcPr>
          <w:p w14:paraId="3A7D0368" w14:textId="77777777" w:rsidR="00067832" w:rsidRDefault="00067832" w:rsidP="00067832">
            <w:r>
              <w:t xml:space="preserve">          MMK   43,000 ( Small Pickup ) </w:t>
            </w:r>
          </w:p>
          <w:p w14:paraId="68F87C34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</w:p>
        </w:tc>
        <w:tc>
          <w:tcPr>
            <w:tcW w:w="3080" w:type="dxa"/>
            <w:tcPrChange w:id="287" w:author="ASUS" w:date="2026-10-15T15:08:00Z">
              <w:tcPr>
                <w:tcW w:w="3138" w:type="dxa"/>
              </w:tcPr>
            </w:tcPrChange>
          </w:tcPr>
          <w:p w14:paraId="1FC1C56A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MMK   2,500</w:t>
            </w:r>
          </w:p>
        </w:tc>
        <w:tc>
          <w:tcPr>
            <w:tcW w:w="3080" w:type="dxa"/>
            <w:tcPrChange w:id="288" w:author="ASUS" w:date="2026-10-15T15:08:00Z">
              <w:tcPr>
                <w:tcW w:w="3138" w:type="dxa"/>
              </w:tcPr>
            </w:tcPrChange>
          </w:tcPr>
          <w:p w14:paraId="67BF23E9" w14:textId="77777777" w:rsidR="00067832" w:rsidRDefault="00067832" w:rsidP="00067832">
            <w:r>
              <w:t>2,000mmk / day of present attendance from day 1 of th month</w:t>
            </w:r>
          </w:p>
        </w:tc>
      </w:tr>
      <w:tr w:rsidR="00067832" w14:paraId="2E23723B" w14:textId="77777777" w:rsidTr="001E4CF7">
        <w:trPr>
          <w:trHeight w:val="548"/>
          <w:tblHeader/>
          <w:trPrChange w:id="289" w:author="ASUS" w:date="2026-10-15T15:08:00Z">
            <w:trPr>
              <w:trHeight w:val="587"/>
              <w:tblHeader/>
            </w:trPr>
          </w:trPrChange>
        </w:trPr>
        <w:tc>
          <w:tcPr>
            <w:tcW w:w="621" w:type="dxa"/>
            <w:tcPrChange w:id="290" w:author="ASUS" w:date="2026-10-15T15:08:00Z">
              <w:tcPr>
                <w:tcW w:w="633" w:type="dxa"/>
              </w:tcPr>
            </w:tcPrChange>
          </w:tcPr>
          <w:p w14:paraId="436F3F37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2</w:t>
            </w:r>
          </w:p>
        </w:tc>
        <w:tc>
          <w:tcPr>
            <w:tcW w:w="3985" w:type="dxa"/>
            <w:tcPrChange w:id="291" w:author="ASUS" w:date="2026-10-15T15:08:00Z">
              <w:tcPr>
                <w:tcW w:w="4060" w:type="dxa"/>
              </w:tcPr>
            </w:tcPrChange>
          </w:tcPr>
          <w:p w14:paraId="1DD90636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   MMK   46,000 ( Light Truck )</w:t>
            </w:r>
          </w:p>
        </w:tc>
        <w:tc>
          <w:tcPr>
            <w:tcW w:w="3080" w:type="dxa"/>
            <w:tcPrChange w:id="292" w:author="ASUS" w:date="2026-10-15T15:08:00Z">
              <w:tcPr>
                <w:tcW w:w="3138" w:type="dxa"/>
              </w:tcPr>
            </w:tcPrChange>
          </w:tcPr>
          <w:p w14:paraId="29D0084E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 MMK   2,500</w:t>
            </w:r>
          </w:p>
          <w:p w14:paraId="2CDB6524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</w:p>
        </w:tc>
        <w:tc>
          <w:tcPr>
            <w:tcW w:w="3080" w:type="dxa"/>
            <w:tcPrChange w:id="293" w:author="ASUS" w:date="2026-10-15T15:08:00Z">
              <w:tcPr>
                <w:tcW w:w="3138" w:type="dxa"/>
              </w:tcPr>
            </w:tcPrChange>
          </w:tcPr>
          <w:p w14:paraId="77C3D085" w14:textId="77777777" w:rsidR="00067832" w:rsidRDefault="00067832" w:rsidP="00067832">
            <w:r>
              <w:t>2,000mmk / day of present attendance from day 1 of th month</w:t>
            </w:r>
            <w:commentRangeEnd w:id="270"/>
            <w:r w:rsidR="00832195">
              <w:rPr>
                <w:rStyle w:val="CommentReference"/>
                <w:rFonts w:asciiTheme="minorHAnsi" w:eastAsiaTheme="minorEastAsia" w:hAnsiTheme="minorHAnsi" w:cstheme="minorBidi"/>
                <w:lang w:bidi="ar-SA"/>
              </w:rPr>
              <w:commentReference w:id="270"/>
            </w:r>
          </w:p>
        </w:tc>
      </w:tr>
    </w:tbl>
    <w:p w14:paraId="20E21B46" w14:textId="477F7099" w:rsidR="00D93C50" w:rsidDel="001E4CF7" w:rsidRDefault="00067832" w:rsidP="00187D07">
      <w:pPr>
        <w:spacing w:line="240" w:lineRule="auto"/>
        <w:jc w:val="both"/>
        <w:rPr>
          <w:del w:id="294" w:author="ASUS" w:date="2026-10-15T15:18:00Z"/>
          <w:rFonts w:ascii="Pyidaungsu" w:hAnsi="Pyidaungsu" w:cs="Pyidaungsu"/>
          <w:sz w:val="24"/>
          <w:szCs w:val="24"/>
        </w:rPr>
      </w:pPr>
      <w:del w:id="295" w:author="ASUS" w:date="2026-10-15T15:10:00Z">
        <w:r w:rsidDel="001E4CF7">
          <w:rPr>
            <w:rFonts w:hint="cs"/>
            <w:sz w:val="24"/>
            <w:szCs w:val="24"/>
            <w:cs/>
          </w:rPr>
          <w:delText>၄.၂။</w:delText>
        </w:r>
        <w:r w:rsidDel="001E4CF7">
          <w:rPr>
            <w:rFonts w:ascii="Pyidaungsu" w:hAnsi="Pyidaungsu" w:cs="Pyidaungsu"/>
            <w:sz w:val="24"/>
            <w:szCs w:val="24"/>
            <w:cs/>
          </w:rPr>
          <w:tab/>
        </w:r>
      </w:del>
      <w:ins w:id="296" w:author="Frontiir Legal" w:date="2026-10-09T10:02:00Z">
        <w:del w:id="297" w:author="ASUS" w:date="2026-10-15T15:10:00Z">
          <w:r w:rsidR="00E74586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အငှားချထားသူသည်</w:delText>
          </w:r>
          <w:r w:rsidR="00E74586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del w:id="298" w:author="ASUS" w:date="2026-10-15T15:10:00Z">
        <w:r w:rsidR="00EF6E85" w:rsidDel="001E4CF7">
          <w:rPr>
            <w:sz w:val="24"/>
            <w:szCs w:val="24"/>
            <w:cs/>
          </w:rPr>
          <w:delText>ငှားရ</w:delText>
        </w:r>
      </w:del>
      <w:ins w:id="299" w:author="Frontiir Legal" w:date="2026-10-09T10:04:00Z">
        <w:del w:id="300" w:author="ASUS" w:date="2026-10-15T15:10:00Z"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မ်းခတောင်းခံလွှာ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</w:rPr>
            <w:delText>(Invo</w:delText>
          </w:r>
        </w:del>
      </w:ins>
      <w:ins w:id="301" w:author="Frontiir Legal" w:date="2026-10-09T10:05:00Z">
        <w:del w:id="302" w:author="ASUS" w:date="2026-10-15T15:10:00Z">
          <w:r w:rsidR="003D5528" w:rsidDel="001E4CF7">
            <w:rPr>
              <w:rFonts w:ascii="Pyidaungsu" w:hAnsi="Pyidaungsu"/>
              <w:sz w:val="24"/>
              <w:szCs w:val="24"/>
            </w:rPr>
            <w:delText xml:space="preserve">ice)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နှင့်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လိုအပ်သည့်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အထောက်အထားစာရွက်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စာတမ်းများကို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အငှားယူသူ၏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သတ်မှတ်ထားသော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လုပ်ထုံးလုပ်နည်းနှင့်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အညီ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303" w:author="Frontiir Legal" w:date="2026-10-09T10:06:00Z">
        <w:del w:id="304" w:author="ASUS" w:date="2026-10-15T15:10:00Z">
          <w:r w:rsidR="003D5528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တင်ပြရမည်။</w:delText>
          </w:r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del w:id="305" w:author="ASUS" w:date="2026-10-15T15:18:00Z">
        <w:r w:rsidR="00EF6E85" w:rsidDel="001E4CF7">
          <w:rPr>
            <w:rFonts w:ascii="Pyidaungsu" w:hAnsi="Pyidaungsu" w:cs="Pyidaungsu"/>
            <w:sz w:val="24"/>
            <w:szCs w:val="24"/>
            <w:cs/>
          </w:rPr>
          <w:delText>မ်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းမည့်</w:delText>
        </w:r>
        <w:r w:rsidR="00EF6E85" w:rsidRPr="00B41F81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ယာ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ဉ်</w:delText>
        </w:r>
        <w:r w:rsidR="00EF6E85" w:rsidRPr="00B41F81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၏</w:delText>
        </w:r>
        <w:r w:rsidR="00EF6E85" w:rsidRPr="00B41F81" w:rsidDel="001E4CF7">
          <w:rPr>
            <w:rFonts w:ascii="Pyidaungsu" w:hAnsi="Pyidaungsu" w:cs="Pyidaungsu"/>
            <w:sz w:val="24"/>
            <w:szCs w:val="24"/>
            <w:lang w:val="x-none"/>
          </w:rPr>
          <w:delText xml:space="preserve"> </w:delText>
        </w:r>
        <w:r w:rsidR="00EF6E85" w:rsidRPr="00B41F81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လစဉ်ငွေပေးချေမှုပုံစံမှာ</w:delText>
        </w:r>
        <w:r w:rsidR="00EF6E85" w:rsidDel="001E4CF7">
          <w:rPr>
            <w:rFonts w:ascii="Pyidaungsu" w:hAnsi="Pyidaungsu" w:cs="Pyidaungsu"/>
            <w:sz w:val="24"/>
            <w:szCs w:val="24"/>
            <w:lang w:val="x-none"/>
          </w:rPr>
          <w:delText xml:space="preserve"> </w:delText>
        </w:r>
        <w:r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အောက်ပါအတိုင်း ပေ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းချေ ရယူ</w:delText>
        </w:r>
        <w:r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ရန်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သဘောတူညီ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ကြ </w:delText>
        </w:r>
        <w:r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သည်</w:delText>
        </w:r>
        <w:r w:rsidR="00EF6E85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>။</w:delText>
        </w:r>
        <w:r w:rsidR="00206F70" w:rsidDel="001E4CF7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</w:del>
    </w:p>
    <w:tbl>
      <w:tblPr>
        <w:tblStyle w:val="1"/>
        <w:tblpPr w:leftFromText="180" w:rightFromText="180" w:vertAnchor="page" w:horzAnchor="margin" w:tblpXSpec="center" w:tblpY="10756"/>
        <w:tblW w:w="109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81"/>
        <w:gridCol w:w="3482"/>
        <w:gridCol w:w="3912"/>
      </w:tblGrid>
      <w:tr w:rsidR="00D93C50" w:rsidRPr="00B41F81" w:rsidDel="001E4CF7" w14:paraId="0DA5BCDA" w14:textId="1E4ACC82" w:rsidTr="00EF6E85">
        <w:trPr>
          <w:trHeight w:val="540"/>
          <w:del w:id="306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1E1B" w14:textId="7F0F7000" w:rsidR="00D93C50" w:rsidRPr="00B41F81" w:rsidDel="001E4CF7" w:rsidRDefault="00D93C50" w:rsidP="00EF6E85">
            <w:pPr>
              <w:jc w:val="center"/>
              <w:rPr>
                <w:del w:id="307" w:author="ASUS" w:date="2026-10-15T15:18:00Z"/>
                <w:moveFrom w:id="308" w:author="ASUS" w:date="2026-10-15T15:16:00Z"/>
                <w:rFonts w:ascii="Pyidaungsu" w:hAnsi="Pyidaungsu" w:cs="Pyidaungsu"/>
                <w:sz w:val="24"/>
                <w:szCs w:val="24"/>
              </w:rPr>
            </w:pPr>
            <w:moveFromRangeStart w:id="309" w:author="ASUS" w:date="2026-10-15T15:16:00Z" w:name="move242969811"/>
            <w:commentRangeStart w:id="310"/>
            <w:moveFrom w:id="311" w:author="ASUS" w:date="2026-10-15T15:16:00Z">
              <w:del w:id="312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Payment Terms</w:delText>
                </w:r>
              </w:del>
            </w:moveFrom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A4D6" w14:textId="0E48A8B6" w:rsidR="00D93C50" w:rsidRPr="00B41F81" w:rsidDel="001E4CF7" w:rsidRDefault="00D93C50" w:rsidP="00EF6E85">
            <w:pPr>
              <w:jc w:val="center"/>
              <w:rPr>
                <w:del w:id="313" w:author="ASUS" w:date="2026-10-15T15:18:00Z"/>
                <w:moveFrom w:id="314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15" w:author="ASUS" w:date="2026-10-15T15:16:00Z">
              <w:del w:id="316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Payment Amount</w:delText>
                </w:r>
              </w:del>
            </w:moveFrom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73F7" w14:textId="147D1993" w:rsidR="00D93C50" w:rsidRPr="00B41F81" w:rsidDel="001E4CF7" w:rsidRDefault="00D93C50" w:rsidP="00EF6E85">
            <w:pPr>
              <w:jc w:val="center"/>
              <w:rPr>
                <w:del w:id="317" w:author="ASUS" w:date="2026-10-15T15:18:00Z"/>
                <w:moveFrom w:id="318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19" w:author="ASUS" w:date="2026-10-15T15:16:00Z">
              <w:del w:id="320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Monthly Pay Day</w:delText>
                </w:r>
              </w:del>
            </w:moveFrom>
          </w:p>
        </w:tc>
      </w:tr>
      <w:tr w:rsidR="00D93C50" w:rsidRPr="00B41F81" w:rsidDel="001E4CF7" w14:paraId="5896FB72" w14:textId="37449487" w:rsidTr="00EF6E85">
        <w:trPr>
          <w:trHeight w:val="583"/>
          <w:del w:id="321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9CD0" w14:textId="75894474" w:rsidR="00D93C50" w:rsidRPr="00B41F81" w:rsidDel="001E4CF7" w:rsidRDefault="00D93C50" w:rsidP="00EF6E85">
            <w:pPr>
              <w:jc w:val="center"/>
              <w:rPr>
                <w:del w:id="322" w:author="ASUS" w:date="2026-10-15T15:18:00Z"/>
                <w:moveFrom w:id="323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24" w:author="ASUS" w:date="2026-10-15T15:16:00Z">
              <w:del w:id="325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From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9216" w14:textId="2E13F9DF" w:rsidR="00D93C50" w:rsidRPr="00B41F81" w:rsidDel="001E4CF7" w:rsidRDefault="00D93C50" w:rsidP="00EF6E85">
            <w:pPr>
              <w:jc w:val="center"/>
              <w:rPr>
                <w:del w:id="326" w:author="ASUS" w:date="2026-10-15T15:18:00Z"/>
                <w:moveFrom w:id="327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28" w:author="ASUS" w:date="2026-10-15T15:16:00Z">
              <w:del w:id="329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400,000 (Advance)</w:delText>
                </w:r>
              </w:del>
            </w:moveFrom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0426" w14:textId="018DC82A" w:rsidR="00D93C50" w:rsidRPr="00B41F81" w:rsidDel="001E4CF7" w:rsidRDefault="00D93C50" w:rsidP="00EF6E85">
            <w:pPr>
              <w:jc w:val="center"/>
              <w:rPr>
                <w:del w:id="330" w:author="ASUS" w:date="2026-10-15T15:18:00Z"/>
                <w:moveFrom w:id="331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32" w:author="ASUS" w:date="2026-10-15T15:16:00Z">
              <w:del w:id="333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 xml:space="preserve">15 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</w:del>
            </w:moveFrom>
          </w:p>
        </w:tc>
      </w:tr>
      <w:tr w:rsidR="00D93C50" w:rsidRPr="00B41F81" w:rsidDel="001E4CF7" w14:paraId="00674ABF" w14:textId="477AF76B" w:rsidTr="00EF6E85">
        <w:trPr>
          <w:trHeight w:val="592"/>
          <w:del w:id="334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35DB" w14:textId="4F41CA84" w:rsidR="00D93C50" w:rsidRPr="00185B28" w:rsidDel="001E4CF7" w:rsidRDefault="00D93C50" w:rsidP="00EF6E85">
            <w:pPr>
              <w:jc w:val="center"/>
              <w:rPr>
                <w:del w:id="335" w:author="ASUS" w:date="2026-10-15T15:18:00Z"/>
                <w:moveFrom w:id="336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37" w:author="ASUS" w:date="2026-10-15T15:16:00Z">
              <w:del w:id="338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From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EC8C" w14:textId="515EECC9" w:rsidR="00D93C50" w:rsidRPr="00B41F81" w:rsidDel="001E4CF7" w:rsidRDefault="00D93C50" w:rsidP="00EF6E85">
            <w:pPr>
              <w:jc w:val="center"/>
              <w:rPr>
                <w:del w:id="339" w:author="ASUS" w:date="2026-10-15T15:18:00Z"/>
                <w:moveFrom w:id="340" w:author="ASUS" w:date="2026-10-15T15:16:00Z"/>
                <w:rFonts w:ascii="Pyidaungsu" w:hAnsi="Pyidaungsu" w:cs="Pyidaungsu"/>
                <w:sz w:val="24"/>
                <w:szCs w:val="24"/>
                <w:cs/>
              </w:rPr>
            </w:pPr>
            <w:moveFrom w:id="341" w:author="ASUS" w:date="2026-10-15T15:16:00Z">
              <w:del w:id="342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400,000 (Advance)</w:delText>
                </w:r>
              </w:del>
            </w:moveFrom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9678" w14:textId="1142B734" w:rsidR="00D93C50" w:rsidRPr="00B41F81" w:rsidDel="001E4CF7" w:rsidRDefault="00D93C50" w:rsidP="00EF6E85">
            <w:pPr>
              <w:jc w:val="center"/>
              <w:rPr>
                <w:del w:id="343" w:author="ASUS" w:date="2026-10-15T15:18:00Z"/>
                <w:moveFrom w:id="344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45" w:author="ASUS" w:date="2026-10-15T15:16:00Z">
              <w:del w:id="346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 xml:space="preserve">28 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</w:del>
            </w:moveFrom>
          </w:p>
        </w:tc>
      </w:tr>
      <w:tr w:rsidR="00D93C50" w:rsidRPr="00B41F81" w:rsidDel="001E4CF7" w14:paraId="15E6ADBD" w14:textId="37D6496F" w:rsidTr="00EF6E85">
        <w:trPr>
          <w:trHeight w:val="610"/>
          <w:del w:id="347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2A00" w14:textId="6F77FC85" w:rsidR="00D93C50" w:rsidRPr="00B41F81" w:rsidDel="001E4CF7" w:rsidRDefault="00D93C50" w:rsidP="00EF6E85">
            <w:pPr>
              <w:jc w:val="center"/>
              <w:rPr>
                <w:del w:id="348" w:author="ASUS" w:date="2026-10-15T15:18:00Z"/>
                <w:moveFrom w:id="349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50" w:author="ASUS" w:date="2026-10-15T15:16:00Z">
              <w:del w:id="351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From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06B5" w14:textId="7478D6FE" w:rsidR="00D93C50" w:rsidRPr="00B41F81" w:rsidDel="001E4CF7" w:rsidRDefault="00D93C50" w:rsidP="00EF6E85">
            <w:pPr>
              <w:jc w:val="center"/>
              <w:rPr>
                <w:del w:id="352" w:author="ASUS" w:date="2026-10-15T15:18:00Z"/>
                <w:moveFrom w:id="353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54" w:author="ASUS" w:date="2026-10-15T15:16:00Z">
              <w:del w:id="355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ရရှိမည့်ငွေအားလုံးပါဝင်သည်</w:delText>
                </w:r>
              </w:del>
            </w:moveFrom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4B9E" w14:textId="28D61452" w:rsidR="00D93C50" w:rsidRPr="00B41F81" w:rsidDel="001E4CF7" w:rsidRDefault="00D93C50" w:rsidP="00EF6E85">
            <w:pPr>
              <w:jc w:val="center"/>
              <w:rPr>
                <w:del w:id="356" w:author="ASUS" w:date="2026-10-15T15:18:00Z"/>
                <w:moveFrom w:id="357" w:author="ASUS" w:date="2026-10-15T15:16:00Z"/>
                <w:rFonts w:ascii="Pyidaungsu" w:hAnsi="Pyidaungsu" w:cs="Pyidaungsu"/>
                <w:sz w:val="24"/>
                <w:szCs w:val="24"/>
              </w:rPr>
            </w:pPr>
            <w:moveFrom w:id="358" w:author="ASUS" w:date="2026-10-15T15:16:00Z">
              <w:del w:id="359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5 / 6 / 7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  <w:commentRangeEnd w:id="310"/>
                <w:r w:rsidR="00187D07" w:rsidDel="001E4CF7">
                  <w:rPr>
                    <w:rStyle w:val="CommentReference"/>
                    <w:rFonts w:asciiTheme="minorHAnsi" w:eastAsiaTheme="minorEastAsia" w:hAnsiTheme="minorHAnsi" w:cstheme="minorBidi"/>
                    <w:lang w:bidi="ar-SA"/>
                  </w:rPr>
                  <w:commentReference w:id="310"/>
                </w:r>
              </w:del>
            </w:moveFrom>
          </w:p>
        </w:tc>
      </w:tr>
      <w:moveFromRangeEnd w:id="309"/>
      <w:tr w:rsidR="001E4CF7" w:rsidRPr="00B41F81" w:rsidDel="001E4CF7" w14:paraId="78373F58" w14:textId="0F3ADEB9" w:rsidTr="00855725">
        <w:trPr>
          <w:trHeight w:val="540"/>
          <w:del w:id="360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AAA8" w14:textId="38F1F3CB" w:rsidR="001E4CF7" w:rsidRPr="00B41F81" w:rsidDel="001E4CF7" w:rsidRDefault="001E4CF7" w:rsidP="00855725">
            <w:pPr>
              <w:jc w:val="center"/>
              <w:rPr>
                <w:del w:id="361" w:author="ASUS" w:date="2026-10-15T15:18:00Z"/>
                <w:moveTo w:id="362" w:author="ASUS" w:date="2026-10-15T15:16:00Z"/>
                <w:rFonts w:ascii="Pyidaungsu" w:hAnsi="Pyidaungsu" w:cs="Pyidaungsu"/>
                <w:sz w:val="24"/>
                <w:szCs w:val="24"/>
              </w:rPr>
            </w:pPr>
            <w:moveToRangeStart w:id="363" w:author="ASUS" w:date="2026-10-15T15:16:00Z" w:name="move242969811"/>
            <w:commentRangeStart w:id="364"/>
            <w:moveTo w:id="365" w:author="ASUS" w:date="2026-10-15T15:16:00Z">
              <w:del w:id="366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Payment Terms</w:delText>
                </w:r>
              </w:del>
            </w:moveTo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D90E" w14:textId="35228192" w:rsidR="001E4CF7" w:rsidRPr="00B41F81" w:rsidDel="001E4CF7" w:rsidRDefault="001E4CF7" w:rsidP="00855725">
            <w:pPr>
              <w:jc w:val="center"/>
              <w:rPr>
                <w:del w:id="367" w:author="ASUS" w:date="2026-10-15T15:18:00Z"/>
                <w:moveTo w:id="368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69" w:author="ASUS" w:date="2026-10-15T15:16:00Z">
              <w:del w:id="370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Payment Amount</w:delText>
                </w:r>
              </w:del>
            </w:moveTo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C8C1" w14:textId="07D19B2E" w:rsidR="001E4CF7" w:rsidRPr="00B41F81" w:rsidDel="001E4CF7" w:rsidRDefault="001E4CF7" w:rsidP="00855725">
            <w:pPr>
              <w:jc w:val="center"/>
              <w:rPr>
                <w:del w:id="371" w:author="ASUS" w:date="2026-10-15T15:18:00Z"/>
                <w:moveTo w:id="372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73" w:author="ASUS" w:date="2026-10-15T15:16:00Z">
              <w:del w:id="374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Monthly Pay Day</w:delText>
                </w:r>
              </w:del>
            </w:moveTo>
          </w:p>
        </w:tc>
      </w:tr>
      <w:tr w:rsidR="001E4CF7" w:rsidRPr="00B41F81" w:rsidDel="001E4CF7" w14:paraId="5325F323" w14:textId="49BE73D0" w:rsidTr="00855725">
        <w:trPr>
          <w:trHeight w:val="583"/>
          <w:del w:id="375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0BC0" w14:textId="077DC3EC" w:rsidR="001E4CF7" w:rsidRPr="00B41F81" w:rsidDel="001E4CF7" w:rsidRDefault="001E4CF7" w:rsidP="00855725">
            <w:pPr>
              <w:jc w:val="center"/>
              <w:rPr>
                <w:del w:id="376" w:author="ASUS" w:date="2026-10-15T15:18:00Z"/>
                <w:moveTo w:id="377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78" w:author="ASUS" w:date="2026-10-15T15:16:00Z">
              <w:del w:id="379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To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CB40" w14:textId="7ED1D89F" w:rsidR="001E4CF7" w:rsidRPr="00B41F81" w:rsidDel="001E4CF7" w:rsidRDefault="001E4CF7" w:rsidP="00855725">
            <w:pPr>
              <w:jc w:val="center"/>
              <w:rPr>
                <w:del w:id="380" w:author="ASUS" w:date="2026-10-15T15:18:00Z"/>
                <w:moveTo w:id="381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82" w:author="ASUS" w:date="2026-10-15T15:16:00Z">
              <w:del w:id="383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400,000 (Advance)</w:delText>
                </w:r>
              </w:del>
            </w:moveTo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0B87" w14:textId="0C378A39" w:rsidR="001E4CF7" w:rsidRPr="00B41F81" w:rsidDel="001E4CF7" w:rsidRDefault="001E4CF7" w:rsidP="00855725">
            <w:pPr>
              <w:jc w:val="center"/>
              <w:rPr>
                <w:del w:id="384" w:author="ASUS" w:date="2026-10-15T15:18:00Z"/>
                <w:moveTo w:id="385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86" w:author="ASUS" w:date="2026-10-15T15:16:00Z">
              <w:del w:id="387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 xml:space="preserve">15 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</w:del>
            </w:moveTo>
          </w:p>
        </w:tc>
      </w:tr>
      <w:tr w:rsidR="001E4CF7" w:rsidRPr="00B41F81" w:rsidDel="001E4CF7" w14:paraId="211AD3F5" w14:textId="0057192B" w:rsidTr="00855725">
        <w:trPr>
          <w:trHeight w:val="592"/>
          <w:del w:id="388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6F49" w14:textId="53722421" w:rsidR="001E4CF7" w:rsidRPr="00185B28" w:rsidDel="001E4CF7" w:rsidRDefault="001E4CF7" w:rsidP="00855725">
            <w:pPr>
              <w:jc w:val="center"/>
              <w:rPr>
                <w:del w:id="389" w:author="ASUS" w:date="2026-10-15T15:18:00Z"/>
                <w:moveTo w:id="390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91" w:author="ASUS" w:date="2026-10-15T15:16:00Z">
              <w:del w:id="392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To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411A" w14:textId="3B7028BF" w:rsidR="001E4CF7" w:rsidRPr="00B41F81" w:rsidDel="001E4CF7" w:rsidRDefault="001E4CF7" w:rsidP="00855725">
            <w:pPr>
              <w:jc w:val="center"/>
              <w:rPr>
                <w:del w:id="393" w:author="ASUS" w:date="2026-10-15T15:18:00Z"/>
                <w:moveTo w:id="394" w:author="ASUS" w:date="2026-10-15T15:16:00Z"/>
                <w:rFonts w:ascii="Pyidaungsu" w:hAnsi="Pyidaungsu" w:cs="Pyidaungsu"/>
                <w:sz w:val="24"/>
                <w:szCs w:val="24"/>
                <w:cs/>
              </w:rPr>
            </w:pPr>
            <w:moveTo w:id="395" w:author="ASUS" w:date="2026-10-15T15:16:00Z">
              <w:del w:id="396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400,000 (Advance)</w:delText>
                </w:r>
              </w:del>
            </w:moveTo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4669" w14:textId="16C78C1E" w:rsidR="001E4CF7" w:rsidRPr="00B41F81" w:rsidDel="001E4CF7" w:rsidRDefault="001E4CF7" w:rsidP="00855725">
            <w:pPr>
              <w:jc w:val="center"/>
              <w:rPr>
                <w:del w:id="397" w:author="ASUS" w:date="2026-10-15T15:18:00Z"/>
                <w:moveTo w:id="398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399" w:author="ASUS" w:date="2026-10-15T15:16:00Z">
              <w:del w:id="400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 xml:space="preserve">28 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</w:del>
            </w:moveTo>
          </w:p>
        </w:tc>
      </w:tr>
      <w:tr w:rsidR="001E4CF7" w:rsidRPr="00B41F81" w:rsidDel="001E4CF7" w14:paraId="0AC1AFE9" w14:textId="43ED9ECE" w:rsidTr="00855725">
        <w:trPr>
          <w:trHeight w:val="610"/>
          <w:del w:id="401" w:author="ASUS" w:date="2026-10-15T15:18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1F1E" w14:textId="01074683" w:rsidR="001E4CF7" w:rsidRPr="00B41F81" w:rsidDel="001E4CF7" w:rsidRDefault="001E4CF7" w:rsidP="00855725">
            <w:pPr>
              <w:jc w:val="center"/>
              <w:rPr>
                <w:del w:id="402" w:author="ASUS" w:date="2026-10-15T15:18:00Z"/>
                <w:moveTo w:id="403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404" w:author="ASUS" w:date="2026-10-15T15:16:00Z">
              <w:del w:id="405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ငွေပေးချေခြင်း</w:delText>
                </w:r>
              </w:del>
            </w:moveTo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95D2" w14:textId="26D0B761" w:rsidR="001E4CF7" w:rsidRPr="00B41F81" w:rsidDel="001E4CF7" w:rsidRDefault="001E4CF7" w:rsidP="00855725">
            <w:pPr>
              <w:jc w:val="center"/>
              <w:rPr>
                <w:del w:id="406" w:author="ASUS" w:date="2026-10-15T15:18:00Z"/>
                <w:moveTo w:id="407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408" w:author="ASUS" w:date="2026-10-15T15:16:00Z">
              <w:del w:id="409" w:author="ASUS" w:date="2026-10-15T15:18:00Z">
                <w:r w:rsidRPr="00B41F81" w:rsidDel="001E4CF7">
                  <w:rPr>
                    <w:sz w:val="24"/>
                    <w:szCs w:val="24"/>
                    <w:cs/>
                  </w:rPr>
                  <w:delText>ရရှိမည့်ငွေအားလုံးပါဝင်သည်</w:delText>
                </w:r>
              </w:del>
            </w:moveTo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5D8C" w14:textId="738156D8" w:rsidR="001E4CF7" w:rsidRPr="00B41F81" w:rsidDel="001E4CF7" w:rsidRDefault="001E4CF7" w:rsidP="00855725">
            <w:pPr>
              <w:jc w:val="center"/>
              <w:rPr>
                <w:del w:id="410" w:author="ASUS" w:date="2026-10-15T15:18:00Z"/>
                <w:moveTo w:id="411" w:author="ASUS" w:date="2026-10-15T15:16:00Z"/>
                <w:rFonts w:ascii="Pyidaungsu" w:hAnsi="Pyidaungsu" w:cs="Pyidaungsu"/>
                <w:sz w:val="24"/>
                <w:szCs w:val="24"/>
              </w:rPr>
            </w:pPr>
            <w:moveTo w:id="412" w:author="ASUS" w:date="2026-10-15T15:16:00Z">
              <w:del w:id="413" w:author="ASUS" w:date="2026-10-15T15:18:00Z">
                <w:r w:rsidRPr="00B41F81" w:rsidDel="001E4CF7">
                  <w:rPr>
                    <w:rFonts w:ascii="Pyidaungsu" w:hAnsi="Pyidaungsu" w:cs="Pyidaungsu"/>
                    <w:sz w:val="24"/>
                    <w:szCs w:val="24"/>
                  </w:rPr>
                  <w:delText>5 / 6 / 7</w:delText>
                </w:r>
                <w:r w:rsidRPr="00B41F81" w:rsidDel="001E4CF7">
                  <w:rPr>
                    <w:sz w:val="24"/>
                    <w:szCs w:val="24"/>
                    <w:cs/>
                  </w:rPr>
                  <w:delText>ရက်နေ့</w:delText>
                </w:r>
                <w:commentRangeEnd w:id="364"/>
                <w:r w:rsidDel="001E4CF7">
                  <w:rPr>
                    <w:rStyle w:val="CommentReference"/>
                    <w:rFonts w:asciiTheme="minorHAnsi" w:eastAsiaTheme="minorEastAsia" w:hAnsiTheme="minorHAnsi" w:cstheme="minorBidi"/>
                    <w:lang w:bidi="ar-SA"/>
                  </w:rPr>
                  <w:commentReference w:id="364"/>
                </w:r>
              </w:del>
            </w:moveTo>
          </w:p>
        </w:tc>
      </w:tr>
      <w:moveToRangeEnd w:id="363"/>
      <w:tr w:rsidR="001E4CF7" w:rsidRPr="001E4CF7" w14:paraId="42E250EA" w14:textId="77777777" w:rsidTr="00855725">
        <w:trPr>
          <w:trHeight w:val="540"/>
          <w:ins w:id="414" w:author="ASUS" w:date="2026-10-15T15:19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33DB" w14:textId="77777777" w:rsidR="001E4CF7" w:rsidRPr="001E4CF7" w:rsidRDefault="001E4CF7" w:rsidP="00855725">
            <w:pPr>
              <w:jc w:val="center"/>
              <w:rPr>
                <w:ins w:id="415" w:author="ASUS" w:date="2026-10-15T15:19:00Z"/>
                <w:rFonts w:ascii="Pyidaungsu" w:hAnsi="Pyidaungsu" w:cs="Pyidaungsu"/>
                <w:b/>
                <w:bCs/>
                <w:sz w:val="24"/>
                <w:szCs w:val="24"/>
                <w:rPrChange w:id="416" w:author="ASUS" w:date="2026-10-15T15:20:00Z">
                  <w:rPr>
                    <w:ins w:id="417" w:author="ASUS" w:date="2026-10-15T15:19:00Z"/>
                    <w:rFonts w:ascii="Pyidaungsu" w:hAnsi="Pyidaungsu" w:cs="Pyidaungsu"/>
                    <w:sz w:val="24"/>
                    <w:szCs w:val="24"/>
                  </w:rPr>
                </w:rPrChange>
              </w:rPr>
            </w:pPr>
            <w:commentRangeStart w:id="418"/>
            <w:ins w:id="419" w:author="ASUS" w:date="2026-10-15T15:19:00Z">
              <w:r w:rsidRPr="001E4CF7">
                <w:rPr>
                  <w:rFonts w:ascii="Pyidaungsu" w:hAnsi="Pyidaungsu" w:cs="Pyidaungsu"/>
                  <w:b/>
                  <w:bCs/>
                  <w:sz w:val="24"/>
                  <w:szCs w:val="24"/>
                  <w:rPrChange w:id="420" w:author="ASUS" w:date="2026-10-15T15:20:00Z">
                    <w:rPr>
                      <w:rFonts w:ascii="Pyidaungsu" w:hAnsi="Pyidaungsu" w:cs="Pyidaungsu"/>
                      <w:sz w:val="24"/>
                      <w:szCs w:val="24"/>
                    </w:rPr>
                  </w:rPrChange>
                </w:rPr>
                <w:t>Payment Terms</w:t>
              </w:r>
            </w:ins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A5611" w14:textId="77777777" w:rsidR="001E4CF7" w:rsidRPr="001E4CF7" w:rsidRDefault="001E4CF7" w:rsidP="00855725">
            <w:pPr>
              <w:jc w:val="center"/>
              <w:rPr>
                <w:ins w:id="421" w:author="ASUS" w:date="2026-10-15T15:19:00Z"/>
                <w:rFonts w:ascii="Pyidaungsu" w:hAnsi="Pyidaungsu" w:cs="Pyidaungsu"/>
                <w:b/>
                <w:bCs/>
                <w:sz w:val="24"/>
                <w:szCs w:val="24"/>
                <w:rPrChange w:id="422" w:author="ASUS" w:date="2026-10-15T15:20:00Z">
                  <w:rPr>
                    <w:ins w:id="423" w:author="ASUS" w:date="2026-10-15T15:19:00Z"/>
                    <w:rFonts w:ascii="Pyidaungsu" w:hAnsi="Pyidaungsu" w:cs="Pyidaungsu"/>
                    <w:sz w:val="24"/>
                    <w:szCs w:val="24"/>
                  </w:rPr>
                </w:rPrChange>
              </w:rPr>
            </w:pPr>
            <w:ins w:id="424" w:author="ASUS" w:date="2026-10-15T15:19:00Z">
              <w:r w:rsidRPr="001E4CF7">
                <w:rPr>
                  <w:rFonts w:ascii="Pyidaungsu" w:hAnsi="Pyidaungsu" w:cs="Pyidaungsu"/>
                  <w:b/>
                  <w:bCs/>
                  <w:sz w:val="24"/>
                  <w:szCs w:val="24"/>
                  <w:rPrChange w:id="425" w:author="ASUS" w:date="2026-10-15T15:20:00Z">
                    <w:rPr>
                      <w:rFonts w:ascii="Pyidaungsu" w:hAnsi="Pyidaungsu" w:cs="Pyidaungsu"/>
                      <w:sz w:val="24"/>
                      <w:szCs w:val="24"/>
                    </w:rPr>
                  </w:rPrChange>
                </w:rPr>
                <w:t>Payment Amount</w:t>
              </w:r>
            </w:ins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872C" w14:textId="77777777" w:rsidR="001E4CF7" w:rsidRPr="001E4CF7" w:rsidRDefault="001E4CF7" w:rsidP="00855725">
            <w:pPr>
              <w:jc w:val="center"/>
              <w:rPr>
                <w:ins w:id="426" w:author="ASUS" w:date="2026-10-15T15:19:00Z"/>
                <w:rFonts w:ascii="Pyidaungsu" w:hAnsi="Pyidaungsu" w:cs="Pyidaungsu"/>
                <w:b/>
                <w:bCs/>
                <w:sz w:val="24"/>
                <w:szCs w:val="24"/>
                <w:rPrChange w:id="427" w:author="ASUS" w:date="2026-10-15T15:20:00Z">
                  <w:rPr>
                    <w:ins w:id="428" w:author="ASUS" w:date="2026-10-15T15:19:00Z"/>
                    <w:rFonts w:ascii="Pyidaungsu" w:hAnsi="Pyidaungsu" w:cs="Pyidaungsu"/>
                    <w:sz w:val="24"/>
                    <w:szCs w:val="24"/>
                  </w:rPr>
                </w:rPrChange>
              </w:rPr>
            </w:pPr>
            <w:ins w:id="429" w:author="ASUS" w:date="2026-10-15T15:19:00Z">
              <w:r w:rsidRPr="001E4CF7">
                <w:rPr>
                  <w:rFonts w:ascii="Pyidaungsu" w:hAnsi="Pyidaungsu" w:cs="Pyidaungsu"/>
                  <w:b/>
                  <w:bCs/>
                  <w:sz w:val="24"/>
                  <w:szCs w:val="24"/>
                  <w:rPrChange w:id="430" w:author="ASUS" w:date="2026-10-15T15:20:00Z">
                    <w:rPr>
                      <w:rFonts w:ascii="Pyidaungsu" w:hAnsi="Pyidaungsu" w:cs="Pyidaungsu"/>
                      <w:sz w:val="24"/>
                      <w:szCs w:val="24"/>
                    </w:rPr>
                  </w:rPrChange>
                </w:rPr>
                <w:t>Monthly Pay Day</w:t>
              </w:r>
            </w:ins>
          </w:p>
        </w:tc>
      </w:tr>
      <w:tr w:rsidR="001E4CF7" w:rsidRPr="00B41F81" w14:paraId="633D66FF" w14:textId="77777777" w:rsidTr="00855725">
        <w:trPr>
          <w:trHeight w:val="583"/>
          <w:ins w:id="431" w:author="ASUS" w:date="2026-10-15T15:19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081B" w14:textId="77777777" w:rsidR="001E4CF7" w:rsidRPr="00B41F81" w:rsidRDefault="001E4CF7" w:rsidP="00855725">
            <w:pPr>
              <w:jc w:val="center"/>
              <w:rPr>
                <w:ins w:id="432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33" w:author="ASUS" w:date="2026-10-15T15:19:00Z">
              <w:r w:rsidRPr="00B41F81">
                <w:rPr>
                  <w:sz w:val="24"/>
                  <w:szCs w:val="24"/>
                  <w:cs/>
                </w:rPr>
                <w:t>ငွေပေးချေခြင်း</w:t>
              </w:r>
            </w:ins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FD13" w14:textId="77777777" w:rsidR="001E4CF7" w:rsidRPr="00B41F81" w:rsidRDefault="001E4CF7" w:rsidP="00855725">
            <w:pPr>
              <w:jc w:val="center"/>
              <w:rPr>
                <w:ins w:id="434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35" w:author="ASUS" w:date="2026-10-15T15:19:00Z">
              <w:r w:rsidRPr="00B41F81">
                <w:rPr>
                  <w:rFonts w:ascii="Pyidaungsu" w:hAnsi="Pyidaungsu" w:cs="Pyidaungsu"/>
                  <w:sz w:val="24"/>
                  <w:szCs w:val="24"/>
                </w:rPr>
                <w:t>400,000 (Advance)</w:t>
              </w:r>
            </w:ins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B91D" w14:textId="77777777" w:rsidR="001E4CF7" w:rsidRPr="00B41F81" w:rsidRDefault="001E4CF7" w:rsidP="00855725">
            <w:pPr>
              <w:jc w:val="center"/>
              <w:rPr>
                <w:ins w:id="436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37" w:author="ASUS" w:date="2026-10-15T15:19:00Z">
              <w:r w:rsidRPr="00B41F81">
                <w:rPr>
                  <w:rFonts w:ascii="Pyidaungsu" w:hAnsi="Pyidaungsu" w:cs="Pyidaungsu"/>
                  <w:sz w:val="24"/>
                  <w:szCs w:val="24"/>
                </w:rPr>
                <w:t xml:space="preserve">15 </w:t>
              </w:r>
              <w:r w:rsidRPr="00B41F81">
                <w:rPr>
                  <w:sz w:val="24"/>
                  <w:szCs w:val="24"/>
                  <w:cs/>
                </w:rPr>
                <w:t>ရက်နေ့</w:t>
              </w:r>
            </w:ins>
          </w:p>
        </w:tc>
      </w:tr>
      <w:tr w:rsidR="001E4CF7" w:rsidRPr="00B41F81" w14:paraId="54E91F4D" w14:textId="77777777" w:rsidTr="00855725">
        <w:trPr>
          <w:trHeight w:val="592"/>
          <w:ins w:id="438" w:author="ASUS" w:date="2026-10-15T15:19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4032" w14:textId="77777777" w:rsidR="001E4CF7" w:rsidRPr="00185B28" w:rsidRDefault="001E4CF7" w:rsidP="00855725">
            <w:pPr>
              <w:jc w:val="center"/>
              <w:rPr>
                <w:ins w:id="439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40" w:author="ASUS" w:date="2026-10-15T15:19:00Z">
              <w:r w:rsidRPr="00B41F81">
                <w:rPr>
                  <w:sz w:val="24"/>
                  <w:szCs w:val="24"/>
                  <w:cs/>
                </w:rPr>
                <w:t>ငွေပေးချေခြင်း</w:t>
              </w:r>
            </w:ins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85CB" w14:textId="77777777" w:rsidR="001E4CF7" w:rsidRPr="00B41F81" w:rsidRDefault="001E4CF7" w:rsidP="00855725">
            <w:pPr>
              <w:jc w:val="center"/>
              <w:rPr>
                <w:ins w:id="441" w:author="ASUS" w:date="2026-10-15T15:19:00Z"/>
                <w:rFonts w:ascii="Pyidaungsu" w:hAnsi="Pyidaungsu" w:cs="Pyidaungsu"/>
                <w:sz w:val="24"/>
                <w:szCs w:val="24"/>
                <w:cs/>
              </w:rPr>
            </w:pPr>
            <w:ins w:id="442" w:author="ASUS" w:date="2026-10-15T15:19:00Z">
              <w:r w:rsidRPr="00B41F81">
                <w:rPr>
                  <w:rFonts w:ascii="Pyidaungsu" w:hAnsi="Pyidaungsu" w:cs="Pyidaungsu"/>
                  <w:sz w:val="24"/>
                  <w:szCs w:val="24"/>
                </w:rPr>
                <w:t>400,000 (Advance)</w:t>
              </w:r>
            </w:ins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AF76" w14:textId="77777777" w:rsidR="001E4CF7" w:rsidRPr="00B41F81" w:rsidRDefault="001E4CF7" w:rsidP="00855725">
            <w:pPr>
              <w:jc w:val="center"/>
              <w:rPr>
                <w:ins w:id="443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44" w:author="ASUS" w:date="2026-10-15T15:19:00Z">
              <w:r w:rsidRPr="00B41F81">
                <w:rPr>
                  <w:rFonts w:ascii="Pyidaungsu" w:hAnsi="Pyidaungsu" w:cs="Pyidaungsu"/>
                  <w:sz w:val="24"/>
                  <w:szCs w:val="24"/>
                </w:rPr>
                <w:t xml:space="preserve">28 </w:t>
              </w:r>
              <w:r w:rsidRPr="00B41F81">
                <w:rPr>
                  <w:sz w:val="24"/>
                  <w:szCs w:val="24"/>
                  <w:cs/>
                </w:rPr>
                <w:t>ရက်နေ့</w:t>
              </w:r>
            </w:ins>
          </w:p>
        </w:tc>
      </w:tr>
      <w:tr w:rsidR="001E4CF7" w:rsidRPr="00B41F81" w14:paraId="4412222E" w14:textId="77777777" w:rsidTr="00855725">
        <w:trPr>
          <w:trHeight w:val="610"/>
          <w:ins w:id="445" w:author="ASUS" w:date="2026-10-15T15:19:00Z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BA39" w14:textId="77777777" w:rsidR="001E4CF7" w:rsidRPr="00B41F81" w:rsidRDefault="001E4CF7" w:rsidP="00855725">
            <w:pPr>
              <w:jc w:val="center"/>
              <w:rPr>
                <w:ins w:id="446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47" w:author="ASUS" w:date="2026-10-15T15:19:00Z">
              <w:r w:rsidRPr="00B41F81">
                <w:rPr>
                  <w:sz w:val="24"/>
                  <w:szCs w:val="24"/>
                  <w:cs/>
                </w:rPr>
                <w:t>ငွေပေးချေခြင်း</w:t>
              </w:r>
            </w:ins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C9BC" w14:textId="77777777" w:rsidR="001E4CF7" w:rsidRPr="00B41F81" w:rsidRDefault="001E4CF7" w:rsidP="00855725">
            <w:pPr>
              <w:jc w:val="center"/>
              <w:rPr>
                <w:ins w:id="448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49" w:author="ASUS" w:date="2026-10-15T15:19:00Z">
              <w:r w:rsidRPr="00B41F81">
                <w:rPr>
                  <w:sz w:val="24"/>
                  <w:szCs w:val="24"/>
                  <w:cs/>
                </w:rPr>
                <w:t>ရရှိမည့်ငွေအားလုံးပါဝင်သည်</w:t>
              </w:r>
            </w:ins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37DF" w14:textId="77777777" w:rsidR="001E4CF7" w:rsidRPr="00B41F81" w:rsidRDefault="001E4CF7" w:rsidP="00855725">
            <w:pPr>
              <w:jc w:val="center"/>
              <w:rPr>
                <w:ins w:id="450" w:author="ASUS" w:date="2026-10-15T15:19:00Z"/>
                <w:rFonts w:ascii="Pyidaungsu" w:hAnsi="Pyidaungsu" w:cs="Pyidaungsu"/>
                <w:sz w:val="24"/>
                <w:szCs w:val="24"/>
              </w:rPr>
            </w:pPr>
            <w:ins w:id="451" w:author="ASUS" w:date="2026-10-15T15:19:00Z">
              <w:r w:rsidRPr="00B41F81">
                <w:rPr>
                  <w:rFonts w:ascii="Pyidaungsu" w:hAnsi="Pyidaungsu" w:cs="Pyidaungsu"/>
                  <w:sz w:val="24"/>
                  <w:szCs w:val="24"/>
                </w:rPr>
                <w:t>5 / 6 / 7</w:t>
              </w:r>
              <w:r w:rsidRPr="00B41F81">
                <w:rPr>
                  <w:sz w:val="24"/>
                  <w:szCs w:val="24"/>
                  <w:cs/>
                </w:rPr>
                <w:t>ရက်နေ့</w:t>
              </w:r>
              <w:commentRangeEnd w:id="418"/>
              <w:r>
                <w:rPr>
                  <w:rStyle w:val="CommentReference"/>
                  <w:rFonts w:asciiTheme="minorHAnsi" w:eastAsiaTheme="minorEastAsia" w:hAnsiTheme="minorHAnsi" w:cstheme="minorBidi"/>
                  <w:lang w:bidi="ar-SA"/>
                </w:rPr>
                <w:commentReference w:id="418"/>
              </w:r>
            </w:ins>
          </w:p>
        </w:tc>
      </w:tr>
    </w:tbl>
    <w:p w14:paraId="0D5C806F" w14:textId="30B7D32E" w:rsidR="001E4CF7" w:rsidRDefault="001E4CF7" w:rsidP="00206F70">
      <w:pPr>
        <w:jc w:val="both"/>
        <w:rPr>
          <w:ins w:id="452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0206E279" w14:textId="5D2AE577" w:rsidR="001E4CF7" w:rsidRDefault="001E4CF7" w:rsidP="00206F70">
      <w:pPr>
        <w:jc w:val="both"/>
        <w:rPr>
          <w:ins w:id="453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51B1F833" w14:textId="338B9192" w:rsidR="001E4CF7" w:rsidRDefault="001E4CF7" w:rsidP="00206F70">
      <w:pPr>
        <w:jc w:val="both"/>
        <w:rPr>
          <w:ins w:id="454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0C5C6E1A" w14:textId="50F889AD" w:rsidR="001E4CF7" w:rsidRDefault="001E4CF7" w:rsidP="00206F70">
      <w:pPr>
        <w:jc w:val="both"/>
        <w:rPr>
          <w:ins w:id="455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69C68E75" w14:textId="01540BD4" w:rsidR="001E4CF7" w:rsidRDefault="001E4CF7" w:rsidP="00206F70">
      <w:pPr>
        <w:jc w:val="both"/>
        <w:rPr>
          <w:ins w:id="456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10567805" w14:textId="60470D8A" w:rsidR="001E4CF7" w:rsidRDefault="001E4CF7" w:rsidP="00206F70">
      <w:pPr>
        <w:jc w:val="both"/>
        <w:rPr>
          <w:ins w:id="457" w:author="ASUS" w:date="2026-10-15T15:19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20DF558B" w14:textId="77777777" w:rsidR="001E4CF7" w:rsidRDefault="001E4CF7" w:rsidP="00206F70">
      <w:pPr>
        <w:jc w:val="both"/>
        <w:rPr>
          <w:ins w:id="458" w:author="ASUS" w:date="2026-10-15T15:18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765CDB22" w14:textId="77777777" w:rsidR="001E4CF7" w:rsidRDefault="001E4CF7" w:rsidP="00206F70">
      <w:pPr>
        <w:jc w:val="both"/>
        <w:rPr>
          <w:ins w:id="459" w:author="ASUS" w:date="2026-10-15T15:16:00Z"/>
          <w:rFonts w:ascii="Pyidaungsu" w:eastAsia="Microsoft YaHei UI" w:hAnsi="Pyidaungsu" w:cs="Pyidaungsu"/>
          <w:color w:val="0D0D0D"/>
          <w:sz w:val="24"/>
          <w:szCs w:val="24"/>
        </w:rPr>
      </w:pPr>
    </w:p>
    <w:p w14:paraId="0BB2246A" w14:textId="77777777" w:rsidR="001E4CF7" w:rsidRDefault="001E4CF7" w:rsidP="00206F70">
      <w:pPr>
        <w:jc w:val="both"/>
        <w:rPr>
          <w:rFonts w:ascii="Pyidaungsu" w:eastAsia="Microsoft YaHei UI" w:hAnsi="Pyidaungsu" w:cs="Pyidaungsu"/>
          <w:color w:val="0D0D0D"/>
          <w:sz w:val="24"/>
          <w:szCs w:val="24"/>
        </w:rPr>
      </w:pPr>
    </w:p>
    <w:p w14:paraId="24F2F986" w14:textId="140E7E7B" w:rsidR="00206F70" w:rsidRDefault="00206F70" w:rsidP="00187D07">
      <w:pPr>
        <w:spacing w:line="240" w:lineRule="auto"/>
        <w:jc w:val="both"/>
        <w:rPr>
          <w:rFonts w:ascii="Pyidaungsu" w:eastAsia="Microsoft YaHei UI" w:hAnsi="Pyidaungsu" w:cs="Pyidaungsu"/>
          <w:color w:val="0D0D0D"/>
          <w:sz w:val="24"/>
          <w:szCs w:val="24"/>
        </w:rPr>
      </w:pPr>
      <w:r w:rsidRPr="00EF6E85">
        <w:rPr>
          <w:sz w:val="24"/>
          <w:szCs w:val="24"/>
          <w:cs/>
        </w:rPr>
        <w:t>၄.</w:t>
      </w:r>
      <w:ins w:id="460" w:author="ASUS" w:date="2026-10-15T16:00:00Z">
        <w:r w:rsidR="00577A3B">
          <w:rPr>
            <w:rFonts w:hint="cs"/>
            <w:sz w:val="24"/>
            <w:szCs w:val="24"/>
            <w:cs/>
          </w:rPr>
          <w:t>၁</w:t>
        </w:r>
      </w:ins>
      <w:del w:id="461" w:author="ASUS" w:date="2026-10-15T16:00:00Z">
        <w:r w:rsidR="00187D07" w:rsidDel="00577A3B">
          <w:rPr>
            <w:rFonts w:hint="cs"/>
            <w:sz w:val="24"/>
            <w:szCs w:val="24"/>
            <w:cs/>
          </w:rPr>
          <w:delText>၃</w:delText>
        </w:r>
      </w:del>
      <w:r w:rsidRPr="00EF6E85">
        <w:rPr>
          <w:sz w:val="24"/>
          <w:szCs w:val="24"/>
          <w:cs/>
        </w:rPr>
        <w:t>။</w:t>
      </w:r>
      <w:r w:rsidRPr="00EF6E85">
        <w:rPr>
          <w:rFonts w:ascii="Pyidaungsu" w:eastAsia="Microsoft YaHei UI" w:hAnsi="Pyidaungsu" w:cs="Pyidaungsu"/>
          <w:sz w:val="24"/>
          <w:szCs w:val="24"/>
          <w:cs/>
        </w:rPr>
        <w:tab/>
      </w:r>
      <w:r w:rsidRPr="00EF6E85">
        <w:rPr>
          <w:rFonts w:hint="cs"/>
          <w:sz w:val="24"/>
          <w:szCs w:val="24"/>
          <w:cs/>
        </w:rPr>
        <w:t>အငှား</w:t>
      </w:r>
      <w:ins w:id="462" w:author="Frontiir Legal" w:date="2026-10-09T10:06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ယူသူသည်</w:t>
        </w:r>
        <w:del w:id="463" w:author="ASUS" w:date="2026-10-15T15:21:00Z"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3D5528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del w:id="464" w:author="ASUS" w:date="2026-10-15T15:21:00Z">
          <w:r w:rsidR="003D5528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3D5528">
          <w:rPr>
            <w:rFonts w:ascii="Pyidaungsu" w:hAnsi="Pyidaungsu"/>
            <w:sz w:val="24"/>
            <w:szCs w:val="24"/>
            <w:cs/>
            <w:lang w:val="x-none"/>
          </w:rPr>
          <w:t>သတ်မှတ်ချက်များနှင့်အညီ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65" w:author="Frontiir Legal" w:date="2026-10-09T10:07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မှန်ကန်ပြည့်စုံသော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တောင်းခံလွှာနှင့်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အထောက်အထားများကို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လက်ခံရရှိပြီး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စစ်ဆေးအတည်ပြုသည့်နောက်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သဘောာတူထားသည့်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66" w:author="Frontiir Legal" w:date="2026-10-09T10:08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ပေးချေမှုကာလအတွင်း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ငှားရမ်းခကို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ပေးချေရမည်။</w:t>
        </w:r>
      </w:ins>
      <w:del w:id="467" w:author="Frontiir Legal" w:date="2026-10-09T10:08:00Z">
        <w:r w:rsidRPr="00EF6E85" w:rsidDel="003D5528">
          <w:rPr>
            <w:rFonts w:ascii="Pyidaungsu" w:hAnsi="Pyidaungsu" w:cs="Pyidaungsu" w:hint="cs"/>
            <w:sz w:val="24"/>
            <w:szCs w:val="24"/>
            <w:cs/>
          </w:rPr>
          <w:delText xml:space="preserve">ချထားသူ နှင့် အငှားယူသူ တို့သည် 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သက်ဆိုင်ရာဥပဒေ</w:delText>
        </w:r>
        <w:r w:rsidRP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>များ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နှင့်အညီ   ပေးဆောင်ရမည့် အခွန်</w:delText>
        </w:r>
        <w:r w:rsid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 xml:space="preserve"> 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အခများရှိပါက ပေးဆောင်ရ</w:delText>
        </w:r>
        <w:r w:rsidRP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>န် တာဝန်ရှိ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မည်။</w:delText>
        </w:r>
      </w:del>
    </w:p>
    <w:p w14:paraId="167064F3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82440FB" w14:textId="0B16E95D" w:rsidR="001E4CF7" w:rsidRDefault="00437025" w:rsidP="001E4CF7">
      <w:pPr>
        <w:spacing w:line="240" w:lineRule="auto"/>
        <w:jc w:val="both"/>
        <w:rPr>
          <w:ins w:id="468" w:author="ASUS" w:date="2026-10-15T15:14:00Z"/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</w:t>
      </w:r>
      <w:ins w:id="469" w:author="ASUS" w:date="2026-10-15T16:00:00Z">
        <w:r w:rsidR="00577A3B">
          <w:rPr>
            <w:rFonts w:hint="cs"/>
            <w:sz w:val="24"/>
            <w:szCs w:val="24"/>
            <w:cs/>
          </w:rPr>
          <w:t>၂</w:t>
        </w:r>
      </w:ins>
      <w:del w:id="470" w:author="ASUS" w:date="2026-10-15T16:00:00Z">
        <w:r w:rsidR="00187D07" w:rsidDel="00577A3B">
          <w:rPr>
            <w:rFonts w:hint="cs"/>
            <w:sz w:val="24"/>
            <w:szCs w:val="24"/>
            <w:cs/>
          </w:rPr>
          <w:delText>၄</w:delText>
        </w:r>
      </w:del>
      <w:r>
        <w:rPr>
          <w:rFonts w:hint="cs"/>
          <w:sz w:val="24"/>
          <w:szCs w:val="24"/>
          <w:cs/>
        </w:rPr>
        <w:t>။</w:t>
      </w:r>
      <w:r>
        <w:rPr>
          <w:rFonts w:ascii="Pyidaungsu" w:eastAsia="Microsoft YaHei UI" w:hAnsi="Pyidaungsu" w:cs="Pyidaungsu"/>
          <w:sz w:val="24"/>
          <w:szCs w:val="24"/>
          <w:cs/>
        </w:rPr>
        <w:tab/>
      </w:r>
      <w:r w:rsidRPr="00437025">
        <w:rPr>
          <w:rFonts w:hint="cs"/>
          <w:sz w:val="24"/>
          <w:szCs w:val="24"/>
          <w:cs/>
        </w:rPr>
        <w:t>မလွန်ဆန်နိုင်သောဖြစ်ရပ်</w:t>
      </w:r>
      <w:r w:rsidRPr="00437025">
        <w:rPr>
          <w:sz w:val="24"/>
          <w:szCs w:val="24"/>
          <w:cs/>
        </w:rPr>
        <w:t>များဖြစ်ပွားခြင်း၊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ကပ်ရောဂါများဖြစ်ပွားခြင်း၊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နိုင်ငံရေးပဋိပက္ခများ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ဖြစ်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စစ်ဖြစ်ပွားခြင်း၊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သဘာ၀ဘေးအန္တရာယ်များနှင့်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မမျှော်မှန်းနိုင်သော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ဘေးအန္တရာယ်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အခက်အခဲ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တစုံတရာ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ဖြစ်ပေါ်လာပါက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="00241A0A">
        <w:rPr>
          <w:sz w:val="24"/>
          <w:szCs w:val="24"/>
          <w:cs/>
        </w:rPr>
        <w:t>ငွေပေးချေ</w:t>
      </w:r>
      <w:r w:rsidR="00241A0A">
        <w:rPr>
          <w:rFonts w:hint="cs"/>
          <w:sz w:val="24"/>
          <w:szCs w:val="24"/>
          <w:cs/>
        </w:rPr>
        <w:t>မည့်</w:t>
      </w:r>
      <w:r w:rsidRPr="00437025">
        <w:rPr>
          <w:sz w:val="24"/>
          <w:szCs w:val="24"/>
          <w:cs/>
        </w:rPr>
        <w:t>နေ့ရက်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နှင့်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ငှားရမ်းကာလကို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နှစ်ဖက်ပြန်လည်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ins w:id="471" w:author="ASUS" w:date="2026-10-15T15:14:00Z">
        <w:r w:rsidR="001E4CF7" w:rsidRPr="00437025">
          <w:rPr>
            <w:sz w:val="24"/>
            <w:szCs w:val="24"/>
            <w:cs/>
          </w:rPr>
          <w:t>ညှိုနှိုင်း</w:t>
        </w:r>
        <w:r w:rsidR="001E4CF7">
          <w:rPr>
            <w:rFonts w:ascii="Pyidaungsu" w:hAnsi="Pyidaungsu" w:cs="Pyidaungsu" w:hint="cs"/>
            <w:sz w:val="24"/>
            <w:szCs w:val="24"/>
            <w:cs/>
          </w:rPr>
          <w:t xml:space="preserve"> </w:t>
        </w:r>
        <w:r w:rsidR="001E4CF7" w:rsidRPr="00437025">
          <w:rPr>
            <w:sz w:val="24"/>
            <w:szCs w:val="24"/>
            <w:cs/>
          </w:rPr>
          <w:t>သတ်</w:t>
        </w:r>
        <w:r w:rsidR="001E4CF7">
          <w:rPr>
            <w:rFonts w:ascii="Pyidaungsu" w:hAnsi="Pyidaungsu" w:cs="Pyidaungsu" w:hint="cs"/>
            <w:sz w:val="24"/>
            <w:szCs w:val="24"/>
            <w:cs/>
          </w:rPr>
          <w:t xml:space="preserve"> </w:t>
        </w:r>
        <w:r w:rsidR="001E4CF7" w:rsidRPr="00437025">
          <w:rPr>
            <w:sz w:val="24"/>
            <w:szCs w:val="24"/>
            <w:cs/>
          </w:rPr>
          <w:t>မှတ်ရန်</w:t>
        </w:r>
        <w:r w:rsidR="001E4CF7" w:rsidRPr="00437025">
          <w:rPr>
            <w:rFonts w:ascii="Pyidaungsu" w:hAnsi="Pyidaungsu" w:cs="Pyidaungsu"/>
            <w:sz w:val="24"/>
            <w:szCs w:val="24"/>
          </w:rPr>
          <w:t xml:space="preserve"> </w:t>
        </w:r>
        <w:r w:rsidR="001E4CF7">
          <w:rPr>
            <w:sz w:val="24"/>
            <w:szCs w:val="24"/>
            <w:cs/>
          </w:rPr>
          <w:t>သဘောတူ</w:t>
        </w:r>
        <w:r w:rsidR="001E4CF7">
          <w:rPr>
            <w:rFonts w:hint="cs"/>
            <w:sz w:val="24"/>
            <w:szCs w:val="24"/>
            <w:cs/>
          </w:rPr>
          <w:t>ကြ</w:t>
        </w:r>
        <w:r w:rsidR="001E4CF7" w:rsidRPr="00437025">
          <w:rPr>
            <w:sz w:val="24"/>
            <w:szCs w:val="24"/>
            <w:cs/>
          </w:rPr>
          <w:t>သည်။</w:t>
        </w:r>
      </w:ins>
    </w:p>
    <w:p w14:paraId="185B507D" w14:textId="04666B05" w:rsidR="00437025" w:rsidRDefault="00437025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del w:id="472" w:author="ASUS" w:date="2026-10-15T15:14:00Z">
        <w:r w:rsidRPr="00437025" w:rsidDel="001E4CF7">
          <w:rPr>
            <w:sz w:val="24"/>
            <w:szCs w:val="24"/>
            <w:cs/>
          </w:rPr>
          <w:delText>ညှိုနှိုင်း</w:delText>
        </w:r>
        <w:r w:rsidR="00241A0A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437025" w:rsidDel="001E4CF7">
          <w:rPr>
            <w:sz w:val="24"/>
            <w:szCs w:val="24"/>
            <w:cs/>
          </w:rPr>
          <w:delText>သတ်</w:delText>
        </w:r>
        <w:r w:rsidR="00241A0A" w:rsidDel="001E4CF7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437025" w:rsidDel="001E4CF7">
          <w:rPr>
            <w:sz w:val="24"/>
            <w:szCs w:val="24"/>
            <w:cs/>
          </w:rPr>
          <w:delText>မှတ်ရန်</w:delText>
        </w:r>
        <w:r w:rsidRPr="00437025" w:rsidDel="001E4CF7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241A0A" w:rsidDel="001E4CF7">
          <w:rPr>
            <w:sz w:val="24"/>
            <w:szCs w:val="24"/>
            <w:cs/>
          </w:rPr>
          <w:delText>သဘောတူ</w:delText>
        </w:r>
        <w:r w:rsidR="00241A0A" w:rsidDel="001E4CF7">
          <w:rPr>
            <w:rFonts w:hint="cs"/>
            <w:sz w:val="24"/>
            <w:szCs w:val="24"/>
            <w:cs/>
          </w:rPr>
          <w:delText>ကြ</w:delText>
        </w:r>
        <w:r w:rsidRPr="00437025" w:rsidDel="001E4CF7">
          <w:rPr>
            <w:sz w:val="24"/>
            <w:szCs w:val="24"/>
            <w:cs/>
          </w:rPr>
          <w:delText>သည်။</w:delText>
        </w:r>
      </w:del>
    </w:p>
    <w:p w14:paraId="74C9BC4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22B97D7" w14:textId="09033C80" w:rsidR="00241A0A" w:rsidRPr="00241A0A" w:rsidRDefault="00187D07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</w:t>
      </w:r>
      <w:ins w:id="473" w:author="ASUS" w:date="2026-10-15T16:00:00Z">
        <w:r w:rsidR="00577A3B">
          <w:rPr>
            <w:rFonts w:hint="cs"/>
            <w:sz w:val="24"/>
            <w:szCs w:val="24"/>
            <w:cs/>
          </w:rPr>
          <w:t>၃</w:t>
        </w:r>
      </w:ins>
      <w:del w:id="474" w:author="ASUS" w:date="2026-10-15T16:00:00Z">
        <w:r w:rsidDel="00577A3B">
          <w:rPr>
            <w:rFonts w:hint="cs"/>
            <w:sz w:val="24"/>
            <w:szCs w:val="24"/>
            <w:cs/>
          </w:rPr>
          <w:delText>၅</w:delText>
        </w:r>
      </w:del>
      <w:r w:rsidR="00241A0A">
        <w:rPr>
          <w:rFonts w:hint="cs"/>
          <w:sz w:val="24"/>
          <w:szCs w:val="24"/>
          <w:cs/>
        </w:rPr>
        <w:t>။</w:t>
      </w:r>
      <w:r w:rsidR="00241A0A">
        <w:rPr>
          <w:rFonts w:ascii="Pyidaungsu" w:hAnsi="Pyidaungsu" w:cs="Pyidaungsu"/>
          <w:sz w:val="24"/>
          <w:szCs w:val="24"/>
          <w:cs/>
        </w:rPr>
        <w:tab/>
      </w:r>
      <w:r w:rsidR="00241A0A" w:rsidRPr="003A1F72">
        <w:rPr>
          <w:color w:val="000000" w:themeColor="text1"/>
          <w:sz w:val="24"/>
          <w:szCs w:val="24"/>
          <w:cs/>
          <w:rPrChange w:id="475" w:author="ASUS" w:date="2026-10-10T11:29:00Z">
            <w:rPr>
              <w:sz w:val="24"/>
              <w:szCs w:val="24"/>
              <w:cs/>
            </w:rPr>
          </w:rPrChange>
        </w:rPr>
        <w:t>နှစ်ဦးသဘောတူညီထားသည့်</w:t>
      </w:r>
      <w:del w:id="476" w:author="ASUS" w:date="2026-10-15T15:21:00Z">
        <w:r w:rsidR="00241A0A" w:rsidRPr="003A1F72" w:rsidDel="001E4CF7">
          <w:rPr>
            <w:color w:val="000000" w:themeColor="text1"/>
            <w:sz w:val="24"/>
            <w:szCs w:val="24"/>
            <w:cs/>
            <w:rPrChange w:id="477" w:author="ASUS" w:date="2026-10-10T11:29:00Z">
              <w:rPr>
                <w:sz w:val="24"/>
                <w:szCs w:val="24"/>
                <w:cs/>
              </w:rPr>
            </w:rPrChange>
          </w:rPr>
          <w:delText xml:space="preserve"> </w:delText>
        </w:r>
      </w:del>
      <w:r w:rsidR="00241A0A" w:rsidRPr="003A1F72">
        <w:rPr>
          <w:color w:val="000000" w:themeColor="text1"/>
          <w:sz w:val="24"/>
          <w:szCs w:val="24"/>
          <w:cs/>
          <w:rPrChange w:id="478" w:author="ASUS" w:date="2026-10-10T11:29:00Z">
            <w:rPr>
              <w:sz w:val="24"/>
              <w:szCs w:val="24"/>
              <w:cs/>
            </w:rPr>
          </w:rPrChange>
        </w:rPr>
        <w:t>အထက်ဖော်ပြပါ</w:t>
      </w:r>
      <w:del w:id="479" w:author="ASUS" w:date="2026-10-15T15:21:00Z">
        <w:r w:rsidR="00241A0A" w:rsidRPr="003A1F72" w:rsidDel="001E4CF7">
          <w:rPr>
            <w:color w:val="000000" w:themeColor="text1"/>
            <w:sz w:val="24"/>
            <w:szCs w:val="24"/>
            <w:cs/>
            <w:rPrChange w:id="480" w:author="ASUS" w:date="2026-10-10T11:29:00Z">
              <w:rPr>
                <w:sz w:val="24"/>
                <w:szCs w:val="24"/>
                <w:cs/>
              </w:rPr>
            </w:rPrChange>
          </w:rPr>
          <w:delText xml:space="preserve"> </w:delText>
        </w:r>
      </w:del>
      <w:r w:rsidR="00241A0A" w:rsidRPr="003A1F72">
        <w:rPr>
          <w:color w:val="000000" w:themeColor="text1"/>
          <w:sz w:val="24"/>
          <w:szCs w:val="24"/>
          <w:cs/>
          <w:rPrChange w:id="481" w:author="ASUS" w:date="2026-10-10T11:29:00Z">
            <w:rPr>
              <w:sz w:val="24"/>
              <w:szCs w:val="24"/>
              <w:cs/>
            </w:rPr>
          </w:rPrChange>
        </w:rPr>
        <w:t>ငွေပေးချေခြင်းနှုန်းထားသည်</w:t>
      </w:r>
      <w:del w:id="482" w:author="ASUS" w:date="2026-10-15T15:21:00Z">
        <w:r w:rsidR="00241A0A" w:rsidRPr="003A1F72" w:rsidDel="001E4CF7">
          <w:rPr>
            <w:rFonts w:ascii="Pyidaungsu" w:hAnsi="Pyidaungsu" w:cs="Pyidaungsu"/>
            <w:color w:val="000000" w:themeColor="text1"/>
            <w:sz w:val="24"/>
            <w:szCs w:val="24"/>
            <w:rPrChange w:id="483" w:author="ASUS" w:date="2026-10-10T11:29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</w:del>
      <w:r w:rsidR="00241A0A" w:rsidRPr="003A1F72">
        <w:rPr>
          <w:color w:val="000000" w:themeColor="text1"/>
          <w:sz w:val="24"/>
          <w:szCs w:val="24"/>
          <w:cs/>
          <w:rPrChange w:id="484" w:author="ASUS" w:date="2026-10-10T11:29:00Z">
            <w:rPr>
              <w:sz w:val="24"/>
              <w:szCs w:val="24"/>
              <w:cs/>
            </w:rPr>
          </w:rPrChange>
        </w:rPr>
        <w:t>စတင်ချုပ်ဆိုသည့် နေ့မှ နောက်၆လအတွင်း</w:t>
      </w:r>
      <w:r w:rsidR="00241A0A" w:rsidRPr="003A1F72">
        <w:rPr>
          <w:rFonts w:ascii="Pyidaungsu" w:hAnsi="Pyidaungsu" w:cs="Pyidaungsu"/>
          <w:color w:val="000000" w:themeColor="text1"/>
          <w:sz w:val="24"/>
          <w:szCs w:val="24"/>
          <w:rPrChange w:id="485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  <w:t xml:space="preserve"> </w:t>
      </w:r>
      <w:ins w:id="486" w:author="ASUS" w:date="2026-10-15T08:39:00Z">
        <w:r w:rsidR="007C7EBB" w:rsidRPr="008E107F">
          <w:rPr>
            <w:rFonts w:ascii="Pyidaungsu" w:hAnsi="Pyidaungsu" w:cs="Pyidaungsu"/>
            <w:color w:val="000000" w:themeColor="text1"/>
            <w:sz w:val="24"/>
            <w:szCs w:val="24"/>
            <w:rPrChange w:id="487" w:author="ASUS" w:date="2026-10-15T14:30:00Z">
              <w:rPr>
                <w:rFonts w:ascii="Pyidaungsu" w:hAnsi="Pyidaungsu" w:cs="Pyidaungsu"/>
                <w:color w:val="000000" w:themeColor="text1"/>
                <w:sz w:val="24"/>
                <w:szCs w:val="24"/>
              </w:rPr>
            </w:rPrChange>
          </w:rPr>
          <w:t>Base Rental Fee</w:t>
        </w:r>
      </w:ins>
      <w:r w:rsidR="00241A0A" w:rsidRPr="007C7EBB">
        <w:rPr>
          <w:rFonts w:ascii="Pyidaungsu" w:hAnsi="Pyidaungsu" w:cs="Pyidaungsu"/>
          <w:color w:val="000000" w:themeColor="text1"/>
          <w:sz w:val="24"/>
          <w:szCs w:val="24"/>
          <w:rPrChange w:id="488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  <w:t xml:space="preserve"> </w:t>
      </w:r>
      <w:r w:rsidR="00241A0A" w:rsidRPr="003A1F72">
        <w:rPr>
          <w:color w:val="000000" w:themeColor="text1"/>
          <w:sz w:val="24"/>
          <w:szCs w:val="24"/>
          <w:cs/>
          <w:rPrChange w:id="489" w:author="ASUS" w:date="2026-10-10T11:29:00Z">
            <w:rPr>
              <w:sz w:val="24"/>
              <w:szCs w:val="24"/>
              <w:cs/>
            </w:rPr>
          </w:rPrChange>
        </w:rPr>
        <w:t>ပြောင်းလဲခြင်းမရှိသည်ကို လက်ခံ သဘောတူညီကြသည်။</w:t>
      </w:r>
      <w:del w:id="490" w:author="ASUS" w:date="2026-10-10T11:29:00Z">
        <w:r w:rsidR="00241A0A" w:rsidRPr="003A1F72" w:rsidDel="003A1F72">
          <w:rPr>
            <w:rFonts w:ascii="Pyidaungsu" w:hAnsi="Pyidaungsu" w:cs="Pyidaungsu"/>
            <w:color w:val="000000" w:themeColor="text1"/>
            <w:sz w:val="24"/>
            <w:szCs w:val="24"/>
            <w:rPrChange w:id="491" w:author="ASUS" w:date="2026-10-10T11:29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</w:del>
    </w:p>
    <w:p w14:paraId="7A47E58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F85788E" w14:textId="12C60326" w:rsidR="00067832" w:rsidRPr="00BB2656" w:rsidRDefault="00D93C50" w:rsidP="00067832">
      <w:pPr>
        <w:rPr>
          <w:rFonts w:cstheme="minorBidi"/>
          <w:b/>
          <w:bCs/>
        </w:rPr>
      </w:pPr>
      <w:r w:rsidRPr="00BB2656">
        <w:rPr>
          <w:b/>
          <w:bCs/>
          <w:sz w:val="24"/>
          <w:szCs w:val="24"/>
          <w:cs/>
        </w:rPr>
        <w:t>၅</w:t>
      </w:r>
      <w:r w:rsidR="00067832" w:rsidRPr="00BB2656">
        <w:rPr>
          <w:b/>
          <w:bCs/>
          <w:sz w:val="24"/>
          <w:szCs w:val="24"/>
          <w:cs/>
        </w:rPr>
        <w:t>။</w:t>
      </w:r>
      <w:r w:rsidRPr="00BB2656"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067832" w:rsidRPr="00BB2656">
        <w:rPr>
          <w:b/>
          <w:bCs/>
          <w:sz w:val="24"/>
          <w:szCs w:val="24"/>
          <w:cs/>
        </w:rPr>
        <w:t>အလုပ်ချိန်</w:t>
      </w:r>
      <w:r w:rsidRPr="00BB2656">
        <w:rPr>
          <w:b/>
          <w:bCs/>
          <w:sz w:val="24"/>
          <w:szCs w:val="24"/>
          <w:cs/>
        </w:rPr>
        <w:t>သတ်မှတ်ချက်</w:t>
      </w:r>
      <w:ins w:id="492" w:author="Frontiir Legal" w:date="2026-10-09T10:11:00Z">
        <w:r w:rsidR="0060588E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နှင့်</w:t>
        </w:r>
        <w:r w:rsidR="0060588E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အချိန်ပိုကြေး</w:t>
        </w:r>
      </w:ins>
      <w:del w:id="493" w:author="Frontiir Legal" w:date="2026-10-09T10:11:00Z">
        <w:r w:rsidRPr="00BB2656" w:rsidDel="0060588E">
          <w:rPr>
            <w:rFonts w:ascii="Pyidaungsu" w:hAnsi="Pyidaungsu" w:cs="Pyidaungsu"/>
            <w:b/>
            <w:bCs/>
            <w:sz w:val="24"/>
            <w:szCs w:val="24"/>
            <w:cs/>
          </w:rPr>
          <w:delText xml:space="preserve"> </w:delText>
        </w:r>
      </w:del>
    </w:p>
    <w:p w14:paraId="1E6ED932" w14:textId="77777777" w:rsidR="00D93C50" w:rsidRPr="00EF6E85" w:rsidRDefault="00D93C50" w:rsidP="00D93C5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75E3833" w14:textId="1FB236B8" w:rsidR="006062C9" w:rsidRDefault="00D93C50" w:rsidP="00187D07">
      <w:pPr>
        <w:spacing w:line="240" w:lineRule="auto"/>
        <w:jc w:val="both"/>
        <w:rPr>
          <w:ins w:id="494" w:author="ASUS" w:date="2026-10-15T15:21:00Z"/>
          <w:rFonts w:ascii="Pyidaungsu" w:hAnsi="Pyidaungsu"/>
          <w:sz w:val="24"/>
          <w:szCs w:val="24"/>
          <w:lang w:val="x-none"/>
        </w:rPr>
      </w:pPr>
      <w:commentRangeStart w:id="495"/>
      <w:r w:rsidRPr="00EF6E85">
        <w:rPr>
          <w:sz w:val="24"/>
          <w:szCs w:val="24"/>
          <w:cs/>
        </w:rPr>
        <w:t>၅</w:t>
      </w:r>
      <w:r w:rsidR="00067832" w:rsidRPr="00EF6E85">
        <w:rPr>
          <w:sz w:val="24"/>
          <w:szCs w:val="24"/>
          <w:cs/>
        </w:rPr>
        <w:t>.၁</w:t>
      </w:r>
      <w:r w:rsidRPr="00EF6E85">
        <w:rPr>
          <w:sz w:val="24"/>
          <w:szCs w:val="24"/>
          <w:cs/>
        </w:rPr>
        <w:t>။</w:t>
      </w:r>
      <w:r w:rsidR="00BB2656">
        <w:rPr>
          <w:rFonts w:ascii="Pyidaungsu" w:hAnsi="Pyidaungsu" w:cs="Pyidaungsu"/>
          <w:sz w:val="24"/>
          <w:szCs w:val="24"/>
          <w:cs/>
        </w:rPr>
        <w:tab/>
      </w:r>
      <w:r w:rsidRPr="00EF6E85">
        <w:rPr>
          <w:sz w:val="24"/>
          <w:szCs w:val="24"/>
          <w:cs/>
        </w:rPr>
        <w:t>အငှားချထားသူ</w:t>
      </w:r>
      <w:ins w:id="496" w:author="Frontiir Legal" w:date="2026-10-09T10:12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ငှားရမ်းမည့်ယာဉ်နှင့်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ယာဉ်မောင်း၏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ဝန်ဆောင်မှုပေးချိန်ကို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တစ်ရက်လျှင်</w:t>
        </w:r>
      </w:ins>
      <w:del w:id="497" w:author="Frontiir Legal" w:date="2026-10-09T10:12:00Z">
        <w:r w:rsidRPr="00EF6E85" w:rsidDel="0060588E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 w:rsidRPr="00EF6E85">
        <w:rPr>
          <w:rFonts w:ascii="Pyidaungsu" w:hAnsi="Pyidaungsu" w:cs="Pyidaungsu"/>
          <w:sz w:val="24"/>
          <w:szCs w:val="24"/>
          <w:cs/>
        </w:rPr>
        <w:t xml:space="preserve"> </w:t>
      </w:r>
      <w:del w:id="498" w:author="Frontiir Legal" w:date="2026-10-09T10:13:00Z">
        <w:r w:rsidRPr="00EF6E85" w:rsidDel="0060588E">
          <w:rPr>
            <w:rFonts w:ascii="Pyidaungsu" w:hAnsi="Pyidaungsu" w:cs="Pyidaungsu"/>
            <w:sz w:val="24"/>
            <w:szCs w:val="24"/>
            <w:cs/>
          </w:rPr>
          <w:delText xml:space="preserve">မိမိ၏ ငှားရမ်းမည့်ယာဥ်နှင့် ယာဥ်မောင်းအား တစ်ရက်လျှင် ဝန်ဆောင်မှုပေးချိန် (အလုပ်ချိန်)အဖြစ် </w:delText>
        </w:r>
      </w:del>
      <w:r w:rsidRPr="00EF6E85">
        <w:rPr>
          <w:sz w:val="24"/>
          <w:szCs w:val="24"/>
          <w:cs/>
        </w:rPr>
        <w:t xml:space="preserve">(၁၀)နာရီ </w:t>
      </w:r>
      <w:del w:id="499" w:author="ASUS" w:date="2026-10-10T11:29:00Z">
        <w:r w:rsidRPr="003A1F72" w:rsidDel="003A1F72">
          <w:rPr>
            <w:color w:val="000000" w:themeColor="text1"/>
            <w:sz w:val="24"/>
            <w:szCs w:val="24"/>
            <w:cs/>
            <w:rPrChange w:id="500" w:author="ASUS" w:date="2026-10-10T11:30:00Z">
              <w:rPr>
                <w:sz w:val="24"/>
                <w:szCs w:val="24"/>
                <w:cs/>
              </w:rPr>
            </w:rPrChange>
          </w:rPr>
          <w:delText xml:space="preserve">နှင့် </w:delText>
        </w:r>
      </w:del>
      <w:ins w:id="501" w:author="Frontiir Legal" w:date="2026-10-09T10:13:00Z">
        <w:del w:id="502" w:author="ASUS" w:date="2026-10-10T11:29:00Z"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503" w:author="ASUS" w:date="2026-10-10T11:30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တစ်လလျှင်</w:delText>
          </w:r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504" w:author="ASUS" w:date="2026-10-10T11:30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505" w:author="ASUS" w:date="2026-10-10T11:29:00Z">
        <w:r w:rsidRPr="003A1F72" w:rsidDel="003A1F72">
          <w:rPr>
            <w:color w:val="000000" w:themeColor="text1"/>
            <w:sz w:val="24"/>
            <w:szCs w:val="24"/>
            <w:cs/>
            <w:lang w:val="x-none"/>
            <w:rPrChange w:id="506" w:author="ASUS" w:date="2026-10-10T11:30:00Z">
              <w:rPr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Pr="003A1F72" w:rsidDel="003A1F72">
          <w:rPr>
            <w:color w:val="000000" w:themeColor="text1"/>
            <w:sz w:val="24"/>
            <w:szCs w:val="24"/>
            <w:cs/>
            <w:rPrChange w:id="507" w:author="ASUS" w:date="2026-10-10T11:30:00Z">
              <w:rPr>
                <w:sz w:val="24"/>
                <w:szCs w:val="24"/>
                <w:cs/>
              </w:rPr>
            </w:rPrChange>
          </w:rPr>
          <w:delText>လုပ်</w:delText>
        </w:r>
      </w:del>
      <w:ins w:id="508" w:author="Frontiir Legal" w:date="2026-10-09T10:13:00Z">
        <w:del w:id="509" w:author="ASUS" w:date="2026-10-10T11:29:00Z"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510" w:author="ASUS" w:date="2026-10-10T11:30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ဆင်းရက်</w:delText>
          </w:r>
        </w:del>
      </w:ins>
      <w:del w:id="511" w:author="ASUS" w:date="2026-10-10T11:29:00Z">
        <w:r w:rsidRPr="003A1F72" w:rsidDel="003A1F7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12" w:author="ASUS" w:date="2026-10-10T11:30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တက်ရက်အဖြစ်</w:delText>
        </w:r>
        <w:r w:rsidRPr="003A1F72" w:rsidDel="003A1F72">
          <w:rPr>
            <w:color w:val="000000" w:themeColor="text1"/>
            <w:sz w:val="24"/>
            <w:szCs w:val="24"/>
            <w:cs/>
            <w:rPrChange w:id="513" w:author="ASUS" w:date="2026-10-10T11:30:00Z">
              <w:rPr>
                <w:sz w:val="24"/>
                <w:szCs w:val="24"/>
                <w:cs/>
              </w:rPr>
            </w:rPrChange>
          </w:rPr>
          <w:delText xml:space="preserve"> (၂၂)ရက်</w:delText>
        </w:r>
      </w:del>
      <w:ins w:id="514" w:author="Frontiir Legal" w:date="2026-10-09T10:13:00Z">
        <w:del w:id="515" w:author="ASUS" w:date="2026-10-10T11:29:00Z">
          <w:r w:rsidR="0060588E" w:rsidRPr="003A1F72" w:rsidDel="003A1F72">
            <w:rPr>
              <w:rFonts w:ascii="Pyidaungsu" w:hAnsi="Pyidaungsu" w:cs="Pyidaungsu"/>
              <w:color w:val="000000" w:themeColor="text1"/>
              <w:sz w:val="24"/>
              <w:szCs w:val="24"/>
              <w:rPrChange w:id="516" w:author="ASUS" w:date="2026-10-10T11:30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</w:del>
        <w:r w:rsidR="0060588E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17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အဖြစ်</w:t>
        </w:r>
      </w:ins>
      <w:r w:rsidRPr="003A1F72">
        <w:rPr>
          <w:color w:val="000000" w:themeColor="text1"/>
          <w:sz w:val="24"/>
          <w:szCs w:val="24"/>
          <w:cs/>
          <w:rPrChange w:id="518" w:author="ASUS" w:date="2026-10-10T11:30:00Z">
            <w:rPr>
              <w:sz w:val="24"/>
              <w:szCs w:val="24"/>
              <w:cs/>
            </w:rPr>
          </w:rPrChange>
        </w:rPr>
        <w:t xml:space="preserve"> သတ်မှတ်ထား</w:t>
      </w:r>
      <w:del w:id="519" w:author="Frontiir Legal" w:date="2026-10-09T10:13:00Z">
        <w:r w:rsidRPr="003A1F72" w:rsidDel="0060588E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20" w:author="ASUS" w:date="2026-10-10T11:30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ကြ</w:delText>
        </w:r>
      </w:del>
      <w:r w:rsidRPr="003A1F72">
        <w:rPr>
          <w:color w:val="000000" w:themeColor="text1"/>
          <w:sz w:val="24"/>
          <w:szCs w:val="24"/>
          <w:cs/>
          <w:rPrChange w:id="521" w:author="ASUS" w:date="2026-10-10T11:30:00Z">
            <w:rPr>
              <w:sz w:val="24"/>
              <w:szCs w:val="24"/>
              <w:cs/>
            </w:rPr>
          </w:rPrChange>
        </w:rPr>
        <w:t xml:space="preserve">သည်။ </w:t>
      </w:r>
      <w:ins w:id="522" w:author="Frontiir Legal" w:date="2026-10-09T10:14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အလုပ်ချိန်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စတင်ချိန်နှင့်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ပြီးဆုံးချိန်ကို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အငှားယူသူက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23" w:author="Frontiir Legal" w:date="2026-10-09T10:15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သတ်မှတ်ပေးရမည်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စာချုပ်ဝင်နှစ်ဦးက</w:t>
        </w:r>
        <w:r w:rsidR="006062C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သီးခြားစာဖြင့်</w:t>
        </w:r>
        <w:r w:rsidR="006062C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သဘောတူညီသတ်မှတ်ရမည်။</w:t>
        </w:r>
      </w:ins>
    </w:p>
    <w:p w14:paraId="12E9FF99" w14:textId="77777777" w:rsidR="001E4CF7" w:rsidRDefault="001E4CF7" w:rsidP="00187D07">
      <w:pPr>
        <w:spacing w:line="240" w:lineRule="auto"/>
        <w:jc w:val="both"/>
        <w:rPr>
          <w:ins w:id="524" w:author="Frontiir Legal" w:date="2026-10-09T10:16:00Z"/>
          <w:rFonts w:ascii="Pyidaungsu" w:hAnsi="Pyidaungsu"/>
          <w:sz w:val="24"/>
          <w:szCs w:val="24"/>
          <w:lang w:val="x-none"/>
        </w:rPr>
      </w:pPr>
    </w:p>
    <w:p w14:paraId="1532F4FB" w14:textId="5EF2BCF0" w:rsidR="00187D07" w:rsidRDefault="006062C9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ins w:id="525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၅.၂။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26" w:author="ASUS" w:date="2026-10-15T15:23:00Z">
        <w:r w:rsidR="001E4CF7">
          <w:rPr>
            <w:rFonts w:ascii="Pyidaungsu" w:hAnsi="Pyidaungsu"/>
            <w:sz w:val="24"/>
            <w:szCs w:val="24"/>
          </w:rPr>
          <w:t xml:space="preserve">  </w:t>
        </w:r>
      </w:ins>
      <w:r w:rsidR="00D93C50" w:rsidRPr="00EF6E85">
        <w:rPr>
          <w:sz w:val="24"/>
          <w:szCs w:val="24"/>
          <w:cs/>
        </w:rPr>
        <w:t>အငှားယူသူ</w:t>
      </w:r>
      <w:ins w:id="527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သည်</w:t>
        </w:r>
      </w:ins>
      <w:del w:id="528" w:author="Frontiir Legal" w:date="2026-10-09T10:16:00Z">
        <w:r w:rsidR="00D93C50" w:rsidRPr="00EF6E85" w:rsidDel="006062C9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ှ</w:delText>
        </w:r>
      </w:del>
      <w:r w:rsidR="00D93C50" w:rsidRPr="00EF6E85">
        <w:rPr>
          <w:sz w:val="24"/>
          <w:szCs w:val="24"/>
          <w:cs/>
        </w:rPr>
        <w:t xml:space="preserve"> သတ်မှတ်ထား</w:t>
      </w:r>
      <w:ins w:id="529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530" w:author="Frontiir Legal" w:date="2026-10-09T10:16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D93C50" w:rsidRPr="00EF6E85">
        <w:rPr>
          <w:sz w:val="24"/>
          <w:szCs w:val="24"/>
          <w:cs/>
        </w:rPr>
        <w:t>အ</w:t>
      </w:r>
      <w:ins w:id="531" w:author="Frontiir Legal" w:date="2026-10-09T10:17:00Z">
        <w:r>
          <w:rPr>
            <w:rFonts w:ascii="Pyidaungsu" w:hAnsi="Pyidaungsu"/>
            <w:sz w:val="24"/>
            <w:szCs w:val="24"/>
            <w:cs/>
            <w:lang w:val="x-none"/>
          </w:rPr>
          <w:t>လုပ်</w:t>
        </w:r>
      </w:ins>
      <w:r w:rsidR="00D93C50" w:rsidRPr="00EF6E85">
        <w:rPr>
          <w:sz w:val="24"/>
          <w:szCs w:val="24"/>
          <w:cs/>
        </w:rPr>
        <w:t>ချိန်</w:t>
      </w:r>
      <w:ins w:id="532" w:author="Frontiir Legal" w:date="2026-10-09T10:17:00Z">
        <w:r>
          <w:rPr>
            <w:rFonts w:ascii="Pyidaungsu" w:hAnsi="Pyidaungsu" w:cs="Pyidaungsu"/>
            <w:sz w:val="24"/>
            <w:szCs w:val="24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အလုပ်ဆင်း</w:t>
        </w:r>
      </w:ins>
      <w:del w:id="533" w:author="Frontiir Legal" w:date="2026-10-09T10:17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 xml:space="preserve">၊ </w:delText>
        </w:r>
      </w:del>
      <w:r w:rsidR="00D93C50" w:rsidRPr="00EF6E85">
        <w:rPr>
          <w:sz w:val="24"/>
          <w:szCs w:val="24"/>
          <w:cs/>
        </w:rPr>
        <w:t>ရက်ထက် ကျော်လွန်</w:t>
      </w:r>
      <w:ins w:id="534" w:author="Frontiir Legal" w:date="2026-10-09T10:17:00Z">
        <w:r>
          <w:rPr>
            <w:rFonts w:ascii="Pyidaungsu" w:hAnsi="Pyidaungsu"/>
            <w:sz w:val="24"/>
            <w:szCs w:val="24"/>
            <w:cs/>
            <w:lang w:val="x-none"/>
          </w:rPr>
          <w:t>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ဝန်ဆောင်မှုအသုံးပြုရန်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35" w:author="Frontiir Legal" w:date="2026-10-09T10:18:00Z"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ကြိုတင်ညှိနှိုင်းပြီး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36" w:author="Frontiir Legal" w:date="2026-10-09T10:20:00Z">
        <w:r>
          <w:rPr>
            <w:rFonts w:ascii="Pyidaungsu" w:hAnsi="Pyidaungsu"/>
            <w:sz w:val="24"/>
            <w:szCs w:val="24"/>
            <w:cs/>
            <w:lang w:val="x-none"/>
          </w:rPr>
          <w:t>အပိုဒ်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(၄.၁)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del w:id="537" w:author="Frontiir Legal" w:date="2026-10-09T10:17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ပြီး</w:delText>
        </w:r>
      </w:del>
      <w:del w:id="538" w:author="Frontiir Legal" w:date="2026-10-09T10:21:00Z">
        <w:r w:rsidR="00D93C50" w:rsidRPr="00EF6E85" w:rsidDel="00786C25">
          <w:rPr>
            <w:rFonts w:ascii="Pyidaungsu" w:hAnsi="Pyidaungsu" w:cs="Pyidaungsu"/>
            <w:sz w:val="24"/>
            <w:szCs w:val="24"/>
            <w:cs/>
          </w:rPr>
          <w:delText xml:space="preserve"> အချိန်ပိုအသုံးပြုမည်ဆိုပါ</w:delText>
        </w:r>
      </w:del>
      <w:r w:rsidR="00D93C50" w:rsidRPr="00EF6E85">
        <w:rPr>
          <w:sz w:val="24"/>
          <w:szCs w:val="24"/>
          <w:cs/>
        </w:rPr>
        <w:t xml:space="preserve"> အထက်ဖော်ပြပါဇယား အတိုင်း အချိန်ပိုကြေး ပေးချေရမည်။</w:t>
      </w:r>
      <w:commentRangeEnd w:id="495"/>
      <w:r w:rsidR="001B78D5">
        <w:rPr>
          <w:rStyle w:val="CommentReference"/>
          <w:rFonts w:asciiTheme="minorHAnsi" w:eastAsiaTheme="minorEastAsia" w:hAnsiTheme="minorHAnsi" w:cstheme="minorBidi"/>
          <w:lang w:bidi="ar-SA"/>
        </w:rPr>
        <w:commentReference w:id="495"/>
      </w:r>
    </w:p>
    <w:p w14:paraId="42C370F5" w14:textId="77777777" w:rsidR="00187D07" w:rsidRDefault="00D93C50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EF6E85">
        <w:rPr>
          <w:rFonts w:ascii="Pyidaungsu" w:hAnsi="Pyidaungsu" w:cs="Pyidaungsu"/>
          <w:sz w:val="24"/>
          <w:szCs w:val="24"/>
          <w:cs/>
        </w:rPr>
        <w:t xml:space="preserve"> </w:t>
      </w:r>
    </w:p>
    <w:p w14:paraId="78861060" w14:textId="4BEF16AB" w:rsidR="00F7106B" w:rsidRDefault="00D93C50" w:rsidP="00187D07">
      <w:pPr>
        <w:spacing w:line="240" w:lineRule="auto"/>
        <w:jc w:val="both"/>
        <w:rPr>
          <w:ins w:id="539" w:author="ASUS" w:date="2026-10-15T08:29:00Z"/>
          <w:rFonts w:ascii="Pyidaungsu" w:hAnsi="Pyidaungsu"/>
          <w:sz w:val="24"/>
          <w:szCs w:val="24"/>
          <w:lang w:val="x-none"/>
        </w:rPr>
      </w:pPr>
      <w:r w:rsidRPr="00EF6E85">
        <w:rPr>
          <w:sz w:val="24"/>
          <w:szCs w:val="24"/>
          <w:cs/>
        </w:rPr>
        <w:t xml:space="preserve"> ၅.</w:t>
      </w:r>
      <w:ins w:id="540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၃</w:t>
        </w:r>
      </w:ins>
      <w:del w:id="541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၂</w:delText>
        </w:r>
      </w:del>
      <w:r w:rsidRPr="00EF6E85">
        <w:rPr>
          <w:sz w:val="24"/>
          <w:szCs w:val="24"/>
          <w:cs/>
        </w:rPr>
        <w:t>။</w:t>
      </w:r>
      <w:r w:rsidR="00BB2656">
        <w:rPr>
          <w:rFonts w:ascii="Pyidaungsu" w:hAnsi="Pyidaungsu" w:cs="Pyidaungsu"/>
          <w:sz w:val="24"/>
          <w:szCs w:val="24"/>
          <w:cs/>
        </w:rPr>
        <w:tab/>
      </w:r>
      <w:ins w:id="542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067832" w:rsidRPr="00EF6E85">
        <w:rPr>
          <w:sz w:val="24"/>
          <w:szCs w:val="24"/>
          <w:cs/>
        </w:rPr>
        <w:t>ယာဉ်မောင်း</w:t>
      </w:r>
      <w:ins w:id="543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အား</w:t>
        </w:r>
      </w:ins>
      <w:del w:id="544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သည်</w:delText>
        </w:r>
      </w:del>
      <w:r w:rsidR="00067832" w:rsidRPr="00EF6E85">
        <w:rPr>
          <w:sz w:val="24"/>
          <w:szCs w:val="24"/>
          <w:cs/>
        </w:rPr>
        <w:t xml:space="preserve"> သတ်မှတ်ထား</w:t>
      </w:r>
      <w:ins w:id="545" w:author="Frontiir Legal" w:date="2026-10-09T10:23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546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067832" w:rsidRPr="00EF6E85">
        <w:rPr>
          <w:sz w:val="24"/>
          <w:szCs w:val="24"/>
          <w:cs/>
        </w:rPr>
        <w:t xml:space="preserve"> အလုပ်ချိန်</w:t>
      </w:r>
      <w:ins w:id="547" w:author="Frontiir Legal" w:date="2026-10-09T10:23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အတွင်း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ဝန်ဆောင်မှု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ပေးနိုင်စေရန်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စီမံခန့်ခွဲရမည်။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548" w:author="Frontiir Legal" w:date="2026-10-09T10:23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 xml:space="preserve">ပြည့်မီစွာ တာဝန်ထမ်းဆောင်ရန် တာဝန်ရှိပြီး </w:delText>
        </w:r>
      </w:del>
      <w:del w:id="549" w:author="ASUS" w:date="2026-10-15T08:29:00Z">
        <w:r w:rsidR="00067832" w:rsidRPr="00EF6E85" w:rsidDel="0021113D">
          <w:rPr>
            <w:sz w:val="24"/>
            <w:szCs w:val="24"/>
            <w:cs/>
          </w:rPr>
          <w:delText>ယာဉ်မောင်း၏ အလုပ်ချိန်</w:delText>
        </w:r>
      </w:del>
      <w:ins w:id="550" w:author="Frontiir Legal" w:date="2026-10-09T10:24:00Z">
        <w:del w:id="551" w:author="ASUS" w:date="2026-10-15T08:29:00Z"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၊</w:delText>
          </w:r>
          <w:r w:rsidR="00786C25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အနားယူချိန်နှင့်</w:delText>
          </w:r>
          <w:r w:rsidR="00786C25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အလုပ်သ</w:delText>
          </w:r>
        </w:del>
      </w:ins>
      <w:ins w:id="552" w:author="Frontiir Legal" w:date="2026-10-09T10:25:00Z">
        <w:del w:id="553" w:author="ASUS" w:date="2026-10-15T08:29:00Z"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မား</w:delText>
          </w:r>
        </w:del>
      </w:ins>
      <w:ins w:id="554" w:author="Frontiir Legal" w:date="2026-10-09T10:24:00Z">
        <w:del w:id="555" w:author="ASUS" w:date="2026-10-15T08:29:00Z"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ဆိုင်ရာ</w:delText>
          </w:r>
        </w:del>
      </w:ins>
      <w:ins w:id="556" w:author="Frontiir Legal" w:date="2026-10-09T10:25:00Z">
        <w:del w:id="557" w:author="ASUS" w:date="2026-10-15T08:29:00Z">
          <w:r w:rsidR="00786C25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558" w:author="Frontiir Legal" w:date="2026-10-09T10:26:00Z">
        <w:del w:id="559" w:author="ASUS" w:date="2026-10-15T08:29:00Z">
          <w:r w:rsidR="00F7106B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သက်ဆိုင်ရာဥပဒေများအရ</w:delText>
          </w:r>
          <w:r w:rsidR="00F7106B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560" w:author="Frontiir Legal" w:date="2026-10-09T10:25:00Z">
        <w:del w:id="561" w:author="ASUS" w:date="2026-10-15T08:29:00Z">
          <w:r w:rsidR="00786C25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လိုက်နာရမည့်</w:delText>
          </w:r>
          <w:r w:rsidR="00786C25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F7106B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သတ်မှတ်ချက်များကိုလည်း</w:delText>
          </w:r>
        </w:del>
      </w:ins>
      <w:del w:id="562" w:author="ASUS" w:date="2026-10-15T08:29:00Z">
        <w:r w:rsidR="00067832" w:rsidRPr="00EF6E85" w:rsidDel="0021113D">
          <w:rPr>
            <w:rFonts w:ascii="Pyidaungsu" w:hAnsi="Pyidaungsu" w:cs="Pyidaungsu"/>
            <w:sz w:val="24"/>
            <w:szCs w:val="24"/>
            <w:cs/>
          </w:rPr>
          <w:delText>နှင့် သက်ဆိုင်သည့် စီမံခန့်ခွဲမှုတာဝန်ကို</w:delText>
        </w:r>
        <w:r w:rsidR="00067832" w:rsidRPr="00EF6E85" w:rsidDel="0021113D">
          <w:rPr>
            <w:sz w:val="24"/>
            <w:szCs w:val="24"/>
            <w:cs/>
          </w:rPr>
          <w:delText xml:space="preserve"> အငှားချထားသူ</w:delText>
        </w:r>
      </w:del>
      <w:ins w:id="563" w:author="Frontiir Legal" w:date="2026-10-09T10:27:00Z">
        <w:del w:id="564" w:author="ASUS" w:date="2026-10-15T08:29:00Z">
          <w:r w:rsidR="00F7106B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က</w:delText>
          </w:r>
          <w:r w:rsidR="00F7106B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F7106B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တာဝန်ယူ</w:delText>
          </w:r>
          <w:r w:rsidR="00F7106B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F7106B" w:rsidDel="0021113D">
            <w:rPr>
              <w:rFonts w:ascii="Pyidaungsu" w:hAnsi="Pyidaungsu"/>
              <w:sz w:val="24"/>
              <w:szCs w:val="24"/>
              <w:cs/>
              <w:lang w:val="x-none"/>
            </w:rPr>
            <w:delText>ဆောင်ရွက်ရမည်။</w:delText>
          </w:r>
          <w:r w:rsidR="00F7106B" w:rsidDel="0021113D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</w:p>
    <w:p w14:paraId="2E45878C" w14:textId="77777777" w:rsidR="0021113D" w:rsidRDefault="0021113D" w:rsidP="00187D07">
      <w:pPr>
        <w:spacing w:line="240" w:lineRule="auto"/>
        <w:jc w:val="both"/>
        <w:rPr>
          <w:ins w:id="565" w:author="Frontiir Legal" w:date="2026-10-09T10:28:00Z"/>
          <w:rFonts w:ascii="Pyidaungsu" w:hAnsi="Pyidaungsu"/>
          <w:sz w:val="24"/>
          <w:szCs w:val="24"/>
          <w:lang w:val="x-none"/>
        </w:rPr>
      </w:pPr>
    </w:p>
    <w:p w14:paraId="179BFE1A" w14:textId="10177735" w:rsidR="00067832" w:rsidRPr="003A1F72" w:rsidRDefault="00F7106B" w:rsidP="00187D07">
      <w:pPr>
        <w:spacing w:line="240" w:lineRule="auto"/>
        <w:jc w:val="both"/>
        <w:rPr>
          <w:ins w:id="566" w:author="Frontiir Legal" w:date="2026-10-09T10:28:00Z"/>
          <w:rFonts w:ascii="Pyidaungsu" w:hAnsi="Pyidaungsu" w:cs="Pyidaungsu"/>
          <w:sz w:val="24"/>
          <w:szCs w:val="24"/>
          <w:rPrChange w:id="567" w:author="ASUS" w:date="2026-10-10T11:31:00Z">
            <w:rPr>
              <w:ins w:id="568" w:author="Frontiir Legal" w:date="2026-10-09T10:28:00Z"/>
              <w:rFonts w:ascii="Pyidaungsu" w:hAnsi="Pyidaungsu"/>
              <w:sz w:val="24"/>
              <w:szCs w:val="24"/>
              <w:lang w:val="x-none"/>
            </w:rPr>
          </w:rPrChange>
        </w:rPr>
      </w:pPr>
      <w:ins w:id="569" w:author="Frontiir Legal" w:date="2026-10-09T10:28:00Z">
        <w:r>
          <w:rPr>
            <w:rFonts w:ascii="Pyidaungsu" w:hAnsi="Pyidaungsu" w:cs="Pyidaungsu"/>
            <w:sz w:val="24"/>
            <w:szCs w:val="24"/>
            <w:cs/>
            <w:lang w:val="x-none"/>
          </w:rPr>
          <w:t>၅</w:t>
        </w:r>
        <w:r>
          <w:rPr>
            <w:rFonts w:ascii="Pyidaungsu" w:hAnsi="Pyidaungsu"/>
            <w:sz w:val="24"/>
            <w:szCs w:val="24"/>
            <w:lang w:val="x-none"/>
          </w:rPr>
          <w:t>.</w:t>
        </w:r>
        <w:r>
          <w:rPr>
            <w:rFonts w:ascii="Pyidaungsu" w:hAnsi="Pyidaungsu" w:cs="Pyidaungsu"/>
            <w:sz w:val="24"/>
            <w:szCs w:val="24"/>
            <w:cs/>
            <w:lang w:val="x-none"/>
          </w:rPr>
          <w:t>၄။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70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အချိန်ပိုကြေးကို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71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72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တောင်းခံလိုပါက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73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74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အငှားချထားသူသည်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75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76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အမှန်တကယ်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77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78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ဆောင်ရွက်ခဲ့သည့်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79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580" w:author="Frontiir Legal" w:date="2026-10-09T10:29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81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အချိန်ပိုဝန်ဆောင်မှု၏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82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83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မှတ်တမ်းကို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84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85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အငှားယူသူထံ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86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87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တင်ပြ၍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88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89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အတည်ပြုချက်ရယူရမည်။</w:t>
        </w:r>
        <w:r w:rsidRPr="00967602">
          <w:rPr>
            <w:rFonts w:ascii="Pyidaungsu" w:hAnsi="Pyidaungsu"/>
            <w:color w:val="FF0000"/>
            <w:sz w:val="24"/>
            <w:szCs w:val="24"/>
            <w:lang w:val="x-none"/>
            <w:rPrChange w:id="590" w:author="ASUS" w:date="2026-10-10T11:04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591" w:author="ASUS" w:date="2026-10-10T11:31:00Z"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92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Fleet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93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lastRenderedPageBreak/>
          <w:t xml:space="preserve">အဖွဲ့သည်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94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Ground Engineer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95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 xml:space="preserve">များ၏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96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Backend Support Team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97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>၏ အကူအညီဖြင</w:t>
        </w:r>
        <w:r w:rsid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</w:rPr>
          <w:t xml:space="preserve">့် အမှန်တကယ်အသုံးပြုမှုကို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98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>ပြန်လည်စစ်ဆေး အတည်ပြုသွားမည်ဖြစ်ပါသည်။</w:t>
        </w:r>
      </w:ins>
      <w:del w:id="599" w:author="ASUS" w:date="2026-10-10T11:30:00Z">
        <w:r w:rsidR="00067832" w:rsidRPr="003A1F72" w:rsidDel="003A1F72">
          <w:rPr>
            <w:rFonts w:ascii="Pyidaungsu" w:hAnsi="Pyidaungsu" w:cs="Pyidaungsu"/>
            <w:sz w:val="24"/>
            <w:szCs w:val="24"/>
            <w:cs/>
            <w:rPrChange w:id="600" w:author="ASUS" w:date="2026-10-10T11:31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မ</w:delText>
        </w:r>
        <w:r w:rsidR="00067832" w:rsidRPr="003A1F72" w:rsidDel="003A1F72">
          <w:rPr>
            <w:rFonts w:ascii="Pyidaungsu" w:hAnsi="Pyidaungsu" w:cs="Pyidaungsu"/>
            <w:sz w:val="24"/>
            <w:szCs w:val="24"/>
            <w:cs/>
          </w:rPr>
          <w:delText xml:space="preserve">ှ </w:delText>
        </w:r>
        <w:r w:rsidR="00EF6E85" w:rsidRPr="003A1F72" w:rsidDel="003A1F72">
          <w:rPr>
            <w:rFonts w:ascii="Pyidaungsu" w:hAnsi="Pyidaungsu" w:cs="Pyidaungsu"/>
            <w:sz w:val="24"/>
            <w:szCs w:val="24"/>
            <w:cs/>
          </w:rPr>
          <w:delText>စီမံခန့်ခွဲပေး</w:delText>
        </w:r>
        <w:r w:rsidR="00067832" w:rsidRPr="003A1F72" w:rsidDel="003A1F72">
          <w:rPr>
            <w:rFonts w:ascii="Pyidaungsu" w:hAnsi="Pyidaungsu" w:cs="Pyidaungsu"/>
            <w:sz w:val="24"/>
            <w:szCs w:val="24"/>
            <w:cs/>
          </w:rPr>
          <w:delText>ရမည်။</w:delText>
        </w:r>
      </w:del>
    </w:p>
    <w:p w14:paraId="2858122D" w14:textId="77777777" w:rsidR="00F7106B" w:rsidRDefault="00F7106B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</w:p>
    <w:p w14:paraId="5ED12F3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BD94025" w14:textId="77777777" w:rsidR="004D7586" w:rsidRPr="00E05EC4" w:rsidRDefault="00E05EC4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၆</w:t>
      </w:r>
      <w:r w:rsidRPr="00E05EC4">
        <w:rPr>
          <w:b/>
          <w:bCs/>
          <w:sz w:val="24"/>
          <w:szCs w:val="24"/>
          <w:cs/>
        </w:rPr>
        <w:t>။</w:t>
      </w:r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r w:rsidRPr="00E05EC4">
        <w:rPr>
          <w:b/>
          <w:bCs/>
          <w:sz w:val="24"/>
          <w:szCs w:val="24"/>
          <w:cs/>
        </w:rPr>
        <w:t>ငှားယာဥ်အား</w:t>
      </w:r>
      <w:r w:rsidR="004D7586" w:rsidRPr="00E05EC4">
        <w:rPr>
          <w:b/>
          <w:bCs/>
          <w:sz w:val="24"/>
          <w:szCs w:val="24"/>
          <w:cs/>
        </w:rPr>
        <w:t>ပြုပြင်ထိန်းသိမ်းခြင်းနှင့် အစားထိုးခြင်း</w:t>
      </w:r>
    </w:p>
    <w:p w14:paraId="35E6A02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87E7B3E" w14:textId="3DD55C1E" w:rsidR="004D7586" w:rsidRPr="00E05EC4" w:rsidRDefault="004D758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E05EC4">
        <w:rPr>
          <w:sz w:val="24"/>
          <w:szCs w:val="24"/>
          <w:cs/>
        </w:rPr>
        <w:t>၆.၁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sz w:val="24"/>
          <w:szCs w:val="24"/>
          <w:cs/>
        </w:rPr>
        <w:tab/>
        <w:t>ငှားရမ်း</w:t>
      </w:r>
      <w:r w:rsidR="00E05EC4">
        <w:rPr>
          <w:rFonts w:hint="cs"/>
          <w:sz w:val="24"/>
          <w:szCs w:val="24"/>
          <w:cs/>
        </w:rPr>
        <w:t>မည့်</w:t>
      </w:r>
      <w:r w:rsidR="00E05EC4">
        <w:rPr>
          <w:sz w:val="24"/>
          <w:szCs w:val="24"/>
          <w:cs/>
        </w:rPr>
        <w:t>ယာဉ်</w:t>
      </w:r>
      <w:ins w:id="601" w:author="Frontiir Legal" w:date="2026-10-09T10:31:00Z">
        <w:r w:rsidR="0033147C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del w:id="602" w:author="Frontiir Legal" w:date="2026-10-09T10:31:00Z">
        <w:r w:rsidR="00E05EC4" w:rsidDel="0033147C">
          <w:rPr>
            <w:rFonts w:ascii="Pyidaungsu" w:hAnsi="Pyidaungsu" w:cs="Pyidaungsu" w:hint="cs"/>
            <w:sz w:val="24"/>
            <w:szCs w:val="24"/>
            <w:cs/>
          </w:rPr>
          <w:delText>ကို</w:delText>
        </w:r>
      </w:del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>ပုံမှန်ပြုပြင်ထိန်းသိမ်းခြင်း၊</w:t>
      </w:r>
      <w:ins w:id="603" w:author="Frontiir Legal" w:date="2026-10-09T10:31:00Z">
        <w:r w:rsidR="0033147C">
          <w:rPr>
            <w:rFonts w:ascii="Pyidaungsu" w:hAnsi="Pyidaungsu" w:cs="Pyidaungsu"/>
            <w:sz w:val="24"/>
            <w:szCs w:val="24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စက်ပိုင်းဆိုင်ရာ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ချို့ယွင်းမှုများကို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ပြုပြင်ခြင်း၊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04" w:author="Frontiir Legal" w:date="2026-10-09T10:32:00Z">
        <w:r w:rsidR="0033147C">
          <w:rPr>
            <w:rFonts w:ascii="Pyidaungsu" w:hAnsi="Pyidaungsu"/>
            <w:sz w:val="24"/>
            <w:szCs w:val="24"/>
            <w:cs/>
            <w:lang w:val="x-none"/>
          </w:rPr>
          <w:t>တာယာနှင့်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အပိုပစ္စည်းများ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လဲလှယ်ခြင်းအပါအဝင်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ပြုပြင်ထိန်းသိမ်းရေး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လုပ်ငန်းများကို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အငှားချထားသူက</w:t>
        </w:r>
      </w:ins>
      <w:ins w:id="605" w:author="Frontiir Legal" w:date="2026-10-09T10:33:00Z">
        <w:del w:id="606" w:author="ASUS" w:date="2026-10-15T15:22:00Z"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33147C">
          <w:rPr>
            <w:rFonts w:ascii="Pyidaungsu" w:hAnsi="Pyidaungsu"/>
            <w:sz w:val="24"/>
            <w:szCs w:val="24"/>
            <w:cs/>
            <w:lang w:val="x-none"/>
          </w:rPr>
          <w:t>တာဝန်ယူဆောင်ရွက်ရမည်။</w:t>
        </w:r>
        <w:del w:id="607" w:author="ASUS" w:date="2026-10-15T15:22:00Z"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သို့ရာတွင်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608" w:author="Frontiir Legal" w:date="2026-10-09T10:35:00Z">
        <w:del w:id="609" w:author="ASUS" w:date="2026-10-15T15:22:00Z"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အငှားယူသူ၏တာဝန်ရှိမှုကြောင့်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ဖြစ်ပေါ်သော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ပျက်စီးမှုများအတွက်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တာဝန်ခွဲဝေမှုကို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သက်ဆိုင်ရာအထောက်အထားများနှင့်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33147C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ဤစာချုပ်ပါ</w:delText>
          </w:r>
          <w:r w:rsidR="0033147C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610" w:author="Frontiir Legal" w:date="2026-10-09T10:36:00Z">
        <w:del w:id="611" w:author="ASUS" w:date="2026-10-15T15:22:00Z">
          <w:r w:rsidR="00513AA1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တာဝန်ခွဲ</w:delText>
          </w:r>
        </w:del>
      </w:ins>
      <w:ins w:id="612" w:author="Frontiir Legal" w:date="2026-10-09T10:37:00Z">
        <w:del w:id="613" w:author="ASUS" w:date="2026-10-15T15:22:00Z">
          <w:r w:rsidR="00513AA1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ဝေ</w:delText>
          </w:r>
        </w:del>
      </w:ins>
      <w:ins w:id="614" w:author="Frontiir Legal" w:date="2026-10-09T10:36:00Z">
        <w:del w:id="615" w:author="ASUS" w:date="2026-10-15T15:22:00Z">
          <w:r w:rsidR="00513AA1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မှုအပေါ်အခြေခံ၍</w:delText>
          </w:r>
          <w:r w:rsidR="00513AA1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513AA1" w:rsidDel="001E4CF7">
            <w:rPr>
              <w:rFonts w:ascii="Pyidaungsu" w:hAnsi="Pyidaungsu"/>
              <w:sz w:val="24"/>
              <w:szCs w:val="24"/>
              <w:cs/>
              <w:lang w:val="x-none"/>
            </w:rPr>
            <w:delText>ဆုံးဖြတ်ရမည်။</w:delText>
          </w:r>
          <w:r w:rsidR="00513AA1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del w:id="616" w:author="ASUS" w:date="2026-10-15T15:22:00Z">
        <w:r w:rsidRPr="00E05EC4" w:rsidDel="001E4CF7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</w:del>
      <w:del w:id="617" w:author="Frontiir Legal" w:date="2026-10-09T10:36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ပြင်ဆင်ခြင်းနှင့် လိုအပ်သည့်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E05EC4" w:rsidDel="00513AA1">
          <w:rPr>
            <w:rFonts w:ascii="Pyidaungsu" w:hAnsi="Pyidaungsu" w:cs="Pyidaungsu"/>
            <w:sz w:val="24"/>
            <w:szCs w:val="24"/>
          </w:rPr>
          <w:delText>Maintenance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ကိစ္စ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E05EC4" w:rsidDel="00513AA1">
          <w:rPr>
            <w:rFonts w:ascii="Pyidaungsu" w:hAnsi="Pyidaungsu" w:cs="Pyidaungsu"/>
            <w:sz w:val="24"/>
            <w:szCs w:val="24"/>
            <w:cs/>
          </w:rPr>
          <w:delText>ရပ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>်</w:delText>
        </w:r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များအားလုံးကို အငှားချထားသူမှ တာဝန်ယူဆောင်ရွက်ရမည်။</w:delText>
        </w:r>
      </w:del>
    </w:p>
    <w:p w14:paraId="471D791E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74AF562" w14:textId="2C46C078" w:rsidR="008053B6" w:rsidRDefault="004D758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E05EC4">
        <w:rPr>
          <w:sz w:val="24"/>
          <w:szCs w:val="24"/>
          <w:cs/>
        </w:rPr>
        <w:t>၆.၂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sz w:val="24"/>
          <w:szCs w:val="24"/>
          <w:cs/>
        </w:rPr>
        <w:tab/>
        <w:t>ငှားရမ်း</w:t>
      </w:r>
      <w:r w:rsidR="00E05EC4">
        <w:rPr>
          <w:rFonts w:hint="cs"/>
          <w:sz w:val="24"/>
          <w:szCs w:val="24"/>
          <w:cs/>
        </w:rPr>
        <w:t>မည့်</w:t>
      </w:r>
      <w:r w:rsidR="00E05EC4">
        <w:rPr>
          <w:sz w:val="24"/>
          <w:szCs w:val="24"/>
          <w:cs/>
        </w:rPr>
        <w:t>ယာဉ်</w:t>
      </w:r>
      <w:r w:rsidR="00E05EC4">
        <w:rPr>
          <w:rFonts w:hint="cs"/>
          <w:sz w:val="24"/>
          <w:szCs w:val="24"/>
          <w:cs/>
        </w:rPr>
        <w:t>သည်</w:t>
      </w:r>
      <w:del w:id="618" w:author="ASUS" w:date="2026-10-15T15:22:00Z">
        <w:r w:rsidRPr="00E05EC4" w:rsidDel="001E4CF7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</w:del>
      <w:ins w:id="619" w:author="Frontiir Legal" w:date="2026-10-09T10:37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စက်ပိုင်းဆိုင်ရာ</w:t>
        </w:r>
        <w:del w:id="620" w:author="ASUS" w:date="2026-10-15T15:23:00Z">
          <w:r w:rsidR="00513AA1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 w:rsidR="00513AA1">
          <w:rPr>
            <w:rFonts w:ascii="Pyidaungsu" w:hAnsi="Pyidaungsu"/>
            <w:sz w:val="24"/>
            <w:szCs w:val="24"/>
            <w:cs/>
            <w:lang w:val="x-none"/>
          </w:rPr>
          <w:t>ချို့ယွင်းမှု၊</w:t>
        </w:r>
        <w:del w:id="621" w:author="ASUS" w:date="2026-10-15T15:23:00Z">
          <w:r w:rsidR="00513AA1"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r w:rsidRPr="00E05EC4">
        <w:rPr>
          <w:sz w:val="24"/>
          <w:szCs w:val="24"/>
          <w:cs/>
        </w:rPr>
        <w:t>ပျက်စီး</w:t>
      </w:r>
      <w:ins w:id="622" w:author="Frontiir Legal" w:date="2026-10-09T10:39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မှု</w:t>
        </w:r>
      </w:ins>
      <w:del w:id="623" w:author="Frontiir Legal" w:date="2026-10-09T10:39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ခြင်း</w:delText>
        </w:r>
      </w:del>
      <w:del w:id="624" w:author="ASUS" w:date="2026-10-15T15:23:00Z">
        <w:r w:rsidRPr="00E05EC4" w:rsidDel="001E4CF7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</w:del>
      <w:r w:rsidR="00E05EC4">
        <w:rPr>
          <w:rFonts w:ascii="Pyidaungsu" w:hAnsi="Pyidaungsu" w:cs="Pyidaungsu" w:hint="cs"/>
          <w:sz w:val="24"/>
          <w:szCs w:val="24"/>
          <w:cs/>
        </w:rPr>
        <w:t>(</w:t>
      </w:r>
      <w:r w:rsidRPr="00E05EC4">
        <w:rPr>
          <w:sz w:val="24"/>
          <w:szCs w:val="24"/>
          <w:cs/>
        </w:rPr>
        <w:t>သို့မဟုတ်</w:t>
      </w:r>
      <w:r w:rsidR="00E05EC4">
        <w:rPr>
          <w:rFonts w:ascii="Pyidaungsu" w:hAnsi="Pyidaungsu" w:cs="Pyidaungsu" w:hint="cs"/>
          <w:sz w:val="24"/>
          <w:szCs w:val="24"/>
          <w:cs/>
        </w:rPr>
        <w:t>)</w:t>
      </w:r>
      <w:ins w:id="625" w:author="Frontiir Legal" w:date="2026-10-09T10:39:00Z">
        <w:r w:rsidR="00513AA1">
          <w:rPr>
            <w:rFonts w:ascii="Pyidaungsu" w:hAnsi="Pyidaungsu" w:cs="Pyidaungsu"/>
            <w:sz w:val="24"/>
            <w:szCs w:val="24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အခြားအကြောင်းရင်းတစ်ရပ်ရပ်ကြောင့်</w:t>
        </w:r>
      </w:ins>
      <w:r w:rsidRPr="00E05EC4">
        <w:rPr>
          <w:sz w:val="24"/>
          <w:szCs w:val="24"/>
          <w:cs/>
        </w:rPr>
        <w:t xml:space="preserve"> ပုံမှန်အသုံးပြု၍ မရနိုင်</w:t>
      </w:r>
      <w:ins w:id="626" w:author="Frontiir Legal" w:date="2026-10-09T10:39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ပါက</w:t>
        </w:r>
      </w:ins>
      <w:del w:id="627" w:author="Frontiir Legal" w:date="2026-10-09T10:39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ခြင်း ဖြစ်ပေါ်ပါက</w:delText>
        </w:r>
      </w:del>
      <w:r w:rsidRPr="00E05EC4">
        <w:rPr>
          <w:sz w:val="24"/>
          <w:szCs w:val="24"/>
          <w:cs/>
        </w:rPr>
        <w:t xml:space="preserve"> အငှားချ</w:t>
      </w:r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 xml:space="preserve">ထားသူသည် </w:t>
      </w:r>
      <w:ins w:id="628" w:author="Frontiir Legal" w:date="2026-10-09T10:40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လုပ်ငန်းဆောင်ရွက်မှုများ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မထိခိုက်စေရန်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sz w:val="24"/>
          <w:szCs w:val="24"/>
          <w:cs/>
          <w:lang w:val="x-none"/>
        </w:rPr>
        <w:t>သ</w:t>
      </w:r>
      <w:r w:rsidRPr="00E05EC4">
        <w:rPr>
          <w:sz w:val="24"/>
          <w:szCs w:val="24"/>
          <w:cs/>
        </w:rPr>
        <w:t>င့်လျော်သော အစားထိုး</w:t>
      </w:r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>မော်တော်ယာဉ်ကို</w:t>
      </w:r>
      <w:ins w:id="629" w:author="Frontiir Legal" w:date="2026-10-09T10:40:00Z">
        <w:r w:rsidR="00513AA1">
          <w:rPr>
            <w:rFonts w:ascii="Pyidaungsu" w:hAnsi="Pyidaungsu" w:cs="Pyidaungsu"/>
            <w:sz w:val="24"/>
            <w:szCs w:val="24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</w:ins>
      <w:r w:rsidRPr="00E05EC4">
        <w:rPr>
          <w:sz w:val="24"/>
          <w:szCs w:val="24"/>
          <w:cs/>
        </w:rPr>
        <w:t xml:space="preserve"> စီစဉ်ပေးရမည်။</w:t>
      </w:r>
    </w:p>
    <w:p w14:paraId="549ADAA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B46DD2" w14:textId="26FA18FD" w:rsidR="008053B6" w:rsidRDefault="008053B6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8053B6">
        <w:rPr>
          <w:rFonts w:hint="cs"/>
          <w:sz w:val="24"/>
          <w:szCs w:val="24"/>
          <w:cs/>
        </w:rPr>
        <w:t>၆</w:t>
      </w:r>
      <w:r>
        <w:rPr>
          <w:rFonts w:ascii="Pyidaungsu" w:hAnsi="Pyidaungsu" w:cs="Pyidaungsu"/>
          <w:sz w:val="24"/>
          <w:szCs w:val="24"/>
          <w:cs/>
        </w:rPr>
        <w:t>.</w:t>
      </w:r>
      <w:r w:rsidR="00187D07">
        <w:rPr>
          <w:rFonts w:hint="cs"/>
          <w:sz w:val="24"/>
          <w:szCs w:val="24"/>
          <w:cs/>
        </w:rPr>
        <w:t>၃</w:t>
      </w:r>
      <w:r w:rsidR="001B78D5">
        <w:rPr>
          <w:sz w:val="24"/>
          <w:szCs w:val="24"/>
          <w:cs/>
        </w:rPr>
        <w:t>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r>
        <w:rPr>
          <w:sz w:val="24"/>
          <w:szCs w:val="24"/>
          <w:cs/>
        </w:rPr>
        <w:t>အငှားချထားသူ</w:t>
      </w:r>
      <w:ins w:id="630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သည်</w:t>
        </w:r>
      </w:ins>
      <w:del w:id="631" w:author="Frontiir Legal" w:date="2026-10-09T10:42:00Z">
        <w:r w:rsidDel="00E34F6A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>
        <w:rPr>
          <w:sz w:val="24"/>
          <w:szCs w:val="24"/>
          <w:cs/>
        </w:rPr>
        <w:t xml:space="preserve"> အစားထိုး</w:t>
      </w:r>
      <w:ins w:id="632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မော်တော်</w:t>
        </w:r>
      </w:ins>
      <w:r>
        <w:rPr>
          <w:sz w:val="24"/>
          <w:szCs w:val="24"/>
          <w:cs/>
        </w:rPr>
        <w:t>ယာဉ်</w:t>
      </w:r>
      <w:ins w:id="633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မပေးနိုင်ပါက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34" w:author="Frontiir Legal" w:date="2026-10-09T10:43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ယာဉ်အသုံးပြု၍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မရသည့်ကာလအတွက်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635" w:author="Frontiir Legal" w:date="2026-10-09T10:43:00Z"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>ပေးနိုင်ခြင်းမရှိပါက ယာဉ်အသုံးမပြုနိုင်သည့်</w:delText>
        </w:r>
        <w:r w:rsidDel="00E34F6A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 xml:space="preserve">ကာလအတွက် </w:delText>
        </w:r>
      </w:del>
      <w:r w:rsidRPr="008053B6">
        <w:rPr>
          <w:sz w:val="24"/>
          <w:szCs w:val="24"/>
          <w:cs/>
        </w:rPr>
        <w:t>ငှားရမ်းခကို</w:t>
      </w:r>
      <w:r>
        <w:rPr>
          <w:rFonts w:ascii="Pyidaungsu" w:hAnsi="Pyidaungsu" w:cs="Pyidaungsu"/>
          <w:sz w:val="24"/>
          <w:szCs w:val="24"/>
          <w:cs/>
        </w:rPr>
        <w:t xml:space="preserve"> </w:t>
      </w:r>
      <w:ins w:id="636" w:author="Frontiir Legal" w:date="2026-10-09T10:43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အမှန်တကယ်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37" w:author="Frontiir Legal" w:date="2026-10-09T10:44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အသုံးပြု၍မရသည့်ကာလနှင့်အညီ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အချိုးကျ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တွက်ချက်ဖြတ်တောက်ပေးရမည်။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638" w:author="Frontiir Legal" w:date="2026-10-09T10:44:00Z">
        <w:r w:rsidDel="00E34F6A">
          <w:rPr>
            <w:rFonts w:ascii="Pyidaungsu" w:hAnsi="Pyidaungsu" w:cs="Pyidaungsu"/>
            <w:sz w:val="24"/>
            <w:szCs w:val="24"/>
            <w:cs/>
          </w:rPr>
          <w:delText xml:space="preserve">နေ့ရက်အလိုက် တွက်ချက်၍ </w:delText>
        </w:r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>ဖြတ်တောက်ပေးရမည်။</w:delText>
        </w:r>
      </w:del>
    </w:p>
    <w:p w14:paraId="5ADFC7AD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E5D421" w14:textId="70FBE340" w:rsidR="008053B6" w:rsidRPr="00967602" w:rsidDel="003A1F72" w:rsidRDefault="008053B6" w:rsidP="00187D07">
      <w:pPr>
        <w:spacing w:line="240" w:lineRule="auto"/>
        <w:jc w:val="both"/>
        <w:rPr>
          <w:ins w:id="639" w:author="Frontiir Legal" w:date="2026-10-09T10:50:00Z"/>
          <w:del w:id="640" w:author="ASUS" w:date="2026-10-10T11:32:00Z"/>
          <w:rFonts w:ascii="Pyidaungsu" w:hAnsi="Pyidaungsu"/>
          <w:sz w:val="24"/>
          <w:szCs w:val="24"/>
          <w:lang w:val="x-none"/>
          <w:rPrChange w:id="641" w:author="ASUS" w:date="2026-10-10T11:05:00Z">
            <w:rPr>
              <w:ins w:id="642" w:author="Frontiir Legal" w:date="2026-10-09T10:50:00Z"/>
              <w:del w:id="643" w:author="ASUS" w:date="2026-10-10T11:32:00Z"/>
              <w:rFonts w:ascii="Pyidaungsu" w:hAnsi="Pyidaungsu" w:cs="Pyidaungsu"/>
              <w:color w:val="0D0D0D"/>
              <w:sz w:val="24"/>
              <w:szCs w:val="24"/>
            </w:rPr>
          </w:rPrChange>
        </w:rPr>
      </w:pPr>
      <w:del w:id="644" w:author="ASUS" w:date="2026-10-10T11:32:00Z">
        <w:r w:rsidRPr="008053B6" w:rsidDel="003A1F72">
          <w:rPr>
            <w:rFonts w:hint="cs"/>
            <w:sz w:val="24"/>
            <w:szCs w:val="24"/>
            <w:cs/>
          </w:rPr>
          <w:delText>၆</w:delText>
        </w:r>
        <w:r w:rsidRPr="008053B6" w:rsidDel="003A1F72">
          <w:rPr>
            <w:rFonts w:ascii="Pyidaungsu" w:hAnsi="Pyidaungsu" w:cs="Pyidaungsu"/>
            <w:sz w:val="24"/>
            <w:szCs w:val="24"/>
            <w:cs/>
          </w:rPr>
          <w:delText>.</w:delText>
        </w:r>
        <w:r w:rsidR="00187D07" w:rsidDel="003A1F72">
          <w:rPr>
            <w:rFonts w:hint="cs"/>
            <w:sz w:val="24"/>
            <w:szCs w:val="24"/>
            <w:cs/>
          </w:rPr>
          <w:delText>၄</w:delText>
        </w:r>
        <w:r w:rsidR="001B78D5" w:rsidDel="003A1F72">
          <w:rPr>
            <w:sz w:val="24"/>
            <w:szCs w:val="24"/>
            <w:cs/>
          </w:rPr>
          <w:delText>။</w:delText>
        </w:r>
        <w:r w:rsidR="001B78D5" w:rsidDel="003A1F72">
          <w:rPr>
            <w:rFonts w:ascii="Pyidaungsu" w:hAnsi="Pyidaungsu" w:cs="Pyidaungsu"/>
            <w:sz w:val="24"/>
            <w:szCs w:val="24"/>
            <w:cs/>
          </w:rPr>
          <w:tab/>
        </w:r>
      </w:del>
      <w:ins w:id="645" w:author="Frontiir Legal" w:date="2026-10-09T10:45:00Z">
        <w:del w:id="646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4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အငှားချထားသူ၏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4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4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တာဝန်ရှိမှုကြောင့်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5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651" w:author="ASUS" w:date="2026-10-10T11:32:00Z">
        <w:r w:rsidRPr="00967602" w:rsidDel="003A1F72">
          <w:rPr>
            <w:color w:val="FF0000"/>
            <w:sz w:val="24"/>
            <w:szCs w:val="24"/>
            <w:cs/>
            <w:rPrChange w:id="652" w:author="ASUS" w:date="2026-10-10T11:05:00Z">
              <w:rPr>
                <w:sz w:val="24"/>
                <w:szCs w:val="24"/>
                <w:cs/>
              </w:rPr>
            </w:rPrChange>
          </w:rPr>
          <w:delText>အစားထိုးယာဉ်</w:delText>
        </w:r>
      </w:del>
      <w:ins w:id="653" w:author="Frontiir Legal" w:date="2026-10-09T10:45:00Z">
        <w:del w:id="654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5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ကို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5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5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အချိန်မီစီစဉ်ပေးနိုင်ခြင်း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5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659" w:author="Frontiir Legal" w:date="2026-10-09T10:46:00Z">
        <w:del w:id="660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6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မရှိသဖြင့်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6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6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အငှားယူသူသည်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6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6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အခြားယာဉ်ငှားရမ်းခြင်း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6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6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6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6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အခြားသင့်လျော်သည့်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7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7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သယ်ယူပို့ဆောင်ရေးအစီ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7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7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အစဉ်</w:delText>
          </w:r>
        </w:del>
      </w:ins>
      <w:ins w:id="674" w:author="Frontiir Legal" w:date="2026-10-09T10:47:00Z">
        <w:del w:id="675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76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များ</w:delText>
          </w:r>
        </w:del>
      </w:ins>
      <w:del w:id="677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678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lang w:val="x-none"/>
            <w:rPrChange w:id="679" w:author="ASUS" w:date="2026-10-10T11:05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 xml:space="preserve">မပေးနိုင်ခြင်းကြောင့် အငှားယူသူမှ အခြားယာဉ်ကို ငှားရမ်း အသုံးပြုရန် သို့မဟုတ် အခြားသင့်လျော်သော သယ်ယူပို့ဆောင်ရေးအစီအစဉ်များ ပြုလုပ်ရန် </w:delText>
        </w:r>
      </w:del>
      <w:ins w:id="680" w:author="Frontiir Legal" w:date="2026-10-09T10:47:00Z">
        <w:del w:id="681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82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ဆောင်ရွက်ရန်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83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684" w:author="ASUS" w:date="2026-10-10T11:32:00Z">
        <w:r w:rsidRPr="00967602" w:rsidDel="003A1F72">
          <w:rPr>
            <w:color w:val="FF0000"/>
            <w:sz w:val="24"/>
            <w:szCs w:val="24"/>
            <w:cs/>
            <w:rPrChange w:id="685" w:author="ASUS" w:date="2026-10-10T11:05:00Z">
              <w:rPr>
                <w:sz w:val="24"/>
                <w:szCs w:val="24"/>
                <w:cs/>
              </w:rPr>
            </w:rPrChange>
          </w:rPr>
          <w:delText>လိုအပ်</w:delText>
        </w:r>
      </w:del>
      <w:ins w:id="686" w:author="Frontiir Legal" w:date="2026-10-09T10:47:00Z">
        <w:del w:id="687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88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လာ</w:delText>
          </w:r>
        </w:del>
      </w:ins>
      <w:del w:id="689" w:author="ASUS" w:date="2026-10-10T11:32:00Z">
        <w:r w:rsidRPr="00967602" w:rsidDel="003A1F72">
          <w:rPr>
            <w:color w:val="FF0000"/>
            <w:sz w:val="24"/>
            <w:szCs w:val="24"/>
            <w:cs/>
            <w:rPrChange w:id="690" w:author="ASUS" w:date="2026-10-10T11:05:00Z">
              <w:rPr>
                <w:sz w:val="24"/>
                <w:szCs w:val="24"/>
                <w:cs/>
              </w:rPr>
            </w:rPrChange>
          </w:rPr>
          <w:delText>ပါက</w:delText>
        </w:r>
      </w:del>
      <w:ins w:id="691" w:author="Frontiir Legal" w:date="2026-10-09T10:47:00Z">
        <w:del w:id="692" w:author="ASUS" w:date="2026-10-10T11:32:00Z">
          <w:r w:rsidR="00865FF7" w:rsidRPr="00967602" w:rsidDel="003A1F72">
            <w:rPr>
              <w:rFonts w:ascii="Pyidaungsu" w:hAnsi="Pyidaungsu" w:cs="Pyidaungsu"/>
              <w:color w:val="FF0000"/>
              <w:sz w:val="24"/>
              <w:szCs w:val="24"/>
              <w:rPrChange w:id="693" w:author="ASUS" w:date="2026-10-10T11:05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</w:del>
      </w:ins>
      <w:ins w:id="694" w:author="Frontiir Legal" w:date="2026-10-09T10:48:00Z">
        <w:del w:id="695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96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သက်သေအထောက်အထားဖြင့်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97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98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အတည်ပြုနိုင်သည့်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699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0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ကျိုးကြောင်းဆီလျော်သော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01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2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ကုန်ကျစရိတ်များကို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03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4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သက်ဆိုင်ရာဥပဒေများနှင့်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05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6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အငှားချထားသူထံမှ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07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08" w:author="Frontiir Legal" w:date="2026-10-09T10:49:00Z">
        <w:del w:id="709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10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တောင်းခံနိုင်သည်။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11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712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713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၊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14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အငှားချထားသူ၏ တာဝန်ရှိမှုကြောင့် ဖြစ်ပေါ်သည့် ကုန်ကျစရိတ်များကို အငှားချထားသူထံမှ သက်ဆိုင်ရာ ဥပဒေနှင့်အညီ တောင်းခံနိုင်သည်။</w:delText>
        </w:r>
      </w:del>
    </w:p>
    <w:p w14:paraId="6DAD275B" w14:textId="5C34B850" w:rsidR="00865FF7" w:rsidRPr="008053B6" w:rsidRDefault="00865FF7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ins w:id="715" w:author="Frontiir Legal" w:date="2026-10-09T10:50:00Z">
        <w:r>
          <w:rPr>
            <w:rFonts w:ascii="Pyidaungsu" w:hAnsi="Pyidaungsu"/>
            <w:sz w:val="24"/>
            <w:szCs w:val="24"/>
            <w:cs/>
            <w:lang w:val="x-none"/>
          </w:rPr>
          <w:t>၆.</w:t>
        </w:r>
      </w:ins>
      <w:ins w:id="716" w:author="ASUS" w:date="2026-10-15T16:00:00Z">
        <w:r w:rsidR="00577A3B">
          <w:rPr>
            <w:rFonts w:ascii="Pyidaungsu" w:hAnsi="Pyidaungsu" w:hint="cs"/>
            <w:sz w:val="24"/>
            <w:szCs w:val="24"/>
            <w:cs/>
            <w:lang w:val="x-none"/>
          </w:rPr>
          <w:t>၄</w:t>
        </w:r>
      </w:ins>
      <w:ins w:id="717" w:author="Frontiir Legal" w:date="2026-10-09T10:50:00Z">
        <w:del w:id="718" w:author="ASUS" w:date="2026-10-15T16:00:00Z">
          <w:r w:rsidDel="00577A3B">
            <w:rPr>
              <w:rFonts w:ascii="Pyidaungsu" w:hAnsi="Pyidaungsu"/>
              <w:sz w:val="24"/>
              <w:szCs w:val="24"/>
              <w:cs/>
              <w:lang w:val="x-none"/>
            </w:rPr>
            <w:delText>၅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ယာဉ်ပြုပြင်ထိန်းသိမ်းမှုကြောင့်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19" w:author="Frontiir Legal" w:date="2026-10-09T10:51:00Z">
        <w:r>
          <w:rPr>
            <w:rFonts w:ascii="Pyidaungsu" w:hAnsi="Pyidaungsu"/>
            <w:sz w:val="24"/>
            <w:szCs w:val="24"/>
            <w:cs/>
            <w:lang w:val="x-none"/>
          </w:rPr>
          <w:t>ယာဉ်အသုံးပြု၍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မရနိုင်သည့်အချိန်ကို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ကြိုတင်သိရှိပါက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အငှားယူသူထံ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အသိပေးပြီး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မထိခိုက်စေရန်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20" w:author="Frontiir Legal" w:date="2026-10-09T10:52:00Z">
        <w:r>
          <w:rPr>
            <w:rFonts w:ascii="Pyidaungsu" w:hAnsi="Pyidaungsu"/>
            <w:sz w:val="24"/>
            <w:szCs w:val="24"/>
            <w:cs/>
            <w:lang w:val="x-none"/>
          </w:rPr>
          <w:t>လိုအပ်သည့်အစီအစဉ်များကို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ဆောင်ရွက်ပေးရမည်။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380D32E6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67DB749" w14:textId="77777777" w:rsidR="00E05EC4" w:rsidRDefault="00E05EC4" w:rsidP="00187D07">
      <w:pPr>
        <w:spacing w:line="240" w:lineRule="auto"/>
        <w:jc w:val="both"/>
        <w:rPr>
          <w:rFonts w:cstheme="minorBidi"/>
          <w:b/>
          <w:bCs/>
        </w:rPr>
      </w:pPr>
      <w:r>
        <w:rPr>
          <w:rFonts w:hint="cs"/>
          <w:b/>
          <w:bCs/>
          <w:sz w:val="24"/>
          <w:szCs w:val="24"/>
          <w:cs/>
        </w:rPr>
        <w:t>၇။</w:t>
      </w:r>
      <w:r w:rsidRPr="00BB2656">
        <w:rPr>
          <w:b/>
          <w:bCs/>
          <w:sz w:val="24"/>
          <w:szCs w:val="24"/>
          <w:cs/>
        </w:rPr>
        <w:t xml:space="preserve"> လောင်စာဆီ(</w:t>
      </w:r>
      <w:r w:rsidRPr="00BB2656">
        <w:rPr>
          <w:rFonts w:ascii="Pyidaungsu" w:hAnsi="Pyidaungsu" w:cs="Pyidaungsu"/>
          <w:b/>
          <w:bCs/>
          <w:sz w:val="24"/>
          <w:szCs w:val="24"/>
        </w:rPr>
        <w:t>Fuel</w:t>
      </w:r>
      <w:r>
        <w:rPr>
          <w:rFonts w:hint="cs"/>
          <w:b/>
          <w:bCs/>
          <w:sz w:val="24"/>
          <w:szCs w:val="24"/>
          <w:cs/>
        </w:rPr>
        <w:t>)အသုံးပြုခြင်း</w:t>
      </w:r>
      <w:r>
        <w:rPr>
          <w:rFonts w:cstheme="minorBidi" w:hint="cs"/>
          <w:b/>
          <w:bCs/>
          <w:cs/>
        </w:rPr>
        <w:t xml:space="preserve"> </w:t>
      </w:r>
    </w:p>
    <w:p w14:paraId="6D6665D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E50D7A9" w14:textId="18A767A7" w:rsidR="00E05EC4" w:rsidRDefault="00E05EC4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commentRangeStart w:id="721"/>
      <w:r>
        <w:rPr>
          <w:rFonts w:hint="cs"/>
          <w:sz w:val="24"/>
          <w:szCs w:val="24"/>
          <w:cs/>
        </w:rPr>
        <w:t>၇</w:t>
      </w:r>
      <w:r w:rsidRPr="00BB2656">
        <w:rPr>
          <w:sz w:val="24"/>
          <w:szCs w:val="24"/>
          <w:cs/>
        </w:rPr>
        <w:t>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ins w:id="722" w:author="Frontiir Legal" w:date="2026-10-09T10:53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လောင်စာဆီကုန်ကျစရိတ်သည်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sz w:val="24"/>
          <w:szCs w:val="24"/>
          <w:cs/>
        </w:rPr>
        <w:t>ငှားရမ်</w:t>
      </w:r>
      <w:r>
        <w:rPr>
          <w:rFonts w:hint="cs"/>
          <w:sz w:val="24"/>
          <w:szCs w:val="24"/>
          <w:cs/>
        </w:rPr>
        <w:t>း</w:t>
      </w:r>
      <w:ins w:id="723" w:author="Frontiir Legal" w:date="2026-10-09T10:53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ခတွင်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ပါဝင်ပြီးဖြစ်သည်။</w:t>
        </w:r>
      </w:ins>
      <w:del w:id="724" w:author="Frontiir Legal" w:date="2026-10-09T10:53:00Z">
        <w:r w:rsidDel="005C5B8C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ည့်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ယာဉ်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တွင်</w:delText>
        </w:r>
      </w:del>
      <w:r w:rsidRPr="00BB2656">
        <w:rPr>
          <w:sz w:val="24"/>
          <w:szCs w:val="24"/>
          <w:cs/>
        </w:rPr>
        <w:t xml:space="preserve"> လောင်စာဆီ(</w:t>
      </w:r>
      <w:r>
        <w:rPr>
          <w:rFonts w:ascii="Pyidaungsu" w:hAnsi="Pyidaungsu" w:cs="Pyidaungsu"/>
          <w:sz w:val="24"/>
          <w:szCs w:val="24"/>
        </w:rPr>
        <w:t>Fuel)</w:t>
      </w:r>
      <w:ins w:id="725" w:author="Frontiir Legal" w:date="2026-10-09T10:53:00Z">
        <w:r w:rsidR="005C5B8C">
          <w:rPr>
            <w:rFonts w:ascii="Pyidaungsu" w:hAnsi="Pyidaungsu" w:cs="Pyidaungsu"/>
            <w:sz w:val="24"/>
            <w:szCs w:val="24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အသုံးပြုမှုကို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26" w:author="Frontiir Legal" w:date="2026-10-09T10:54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စီးမံခန့်ခွဲရာတွင်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တစ်ရက်လျှင်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ခန့်မှန်းခြေ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ကီလိုမီတာ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(၄၀)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တစ်လလျှင်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ခန်းမှန်းခြေ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ကီလိုမီတာ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727" w:author="Frontiir Legal" w:date="2026-10-09T10:54:00Z"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သည် ငှားရမ်းခတွင် ပါဝင်ပြီး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ဖြစ်သည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့်အတွက်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လောင်စာ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ဆီ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အသုံးပြု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မှု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မူဝါဒအရ တစ်ရက်လျှင် ကီလိုမီတာ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(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 xml:space="preserve">၄၀)ခန့်ဖြင့် တစ်လလျှင် ကီလိုမီတာ </w:delText>
        </w:r>
      </w:del>
      <w:r w:rsidRPr="00BB2656">
        <w:rPr>
          <w:sz w:val="24"/>
          <w:szCs w:val="24"/>
          <w:cs/>
        </w:rPr>
        <w:t>(၁</w:t>
      </w:r>
      <w:r w:rsidRPr="00BB2656">
        <w:rPr>
          <w:rFonts w:ascii="Pyidaungsu" w:hAnsi="Pyidaungsu" w:cs="Pyidaungsu"/>
          <w:sz w:val="24"/>
          <w:szCs w:val="24"/>
        </w:rPr>
        <w:t>,</w:t>
      </w:r>
      <w:r w:rsidRPr="00BB2656">
        <w:rPr>
          <w:sz w:val="24"/>
          <w:szCs w:val="24"/>
          <w:cs/>
        </w:rPr>
        <w:t>၂၀၀ မှ ၁</w:t>
      </w:r>
      <w:r w:rsidRPr="00BB2656">
        <w:rPr>
          <w:rFonts w:ascii="Pyidaungsu" w:hAnsi="Pyidaungsu" w:cs="Pyidaungsu"/>
          <w:sz w:val="24"/>
          <w:szCs w:val="24"/>
        </w:rPr>
        <w:t>,</w:t>
      </w:r>
      <w:r w:rsidRPr="00BB2656">
        <w:rPr>
          <w:sz w:val="24"/>
          <w:szCs w:val="24"/>
          <w:cs/>
        </w:rPr>
        <w:t xml:space="preserve">၇၀၀) </w:t>
      </w:r>
      <w:ins w:id="728" w:author="Frontiir Legal" w:date="2026-10-09T10:55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အတွင်း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ရည်ရွယ်ထားပါသည်။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အမှန်တကယ်အသုံးပြုမှုသည်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လုပ်ငန်းလိုအပ်ချက်၊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ခရီးစဉ်နှင့်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29" w:author="Frontiir Legal" w:date="2026-10-09T10:56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ယာဉ်၏လောင်စာဆီစားနှုန်းတို့အပေါ်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မှုတည်နိုင်ပါသည်။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730" w:author="Frontiir Legal" w:date="2026-10-09T10:56:00Z"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ကြား အသုံးပြုမည်ဖြစ်သည်။</w:delText>
        </w:r>
        <w:commentRangeEnd w:id="721"/>
        <w:r w:rsidR="001B78D5" w:rsidDel="005C5B8C">
          <w:rPr>
            <w:rStyle w:val="CommentReference"/>
            <w:rFonts w:asciiTheme="minorHAnsi" w:eastAsiaTheme="minorEastAsia" w:hAnsiTheme="minorHAnsi" w:cstheme="minorBidi"/>
            <w:lang w:bidi="ar-SA"/>
          </w:rPr>
          <w:commentReference w:id="721"/>
        </w:r>
      </w:del>
    </w:p>
    <w:p w14:paraId="43FF11E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E6E48D6" w14:textId="30F22CF7" w:rsidR="00E05EC4" w:rsidRPr="00967602" w:rsidDel="003A1F72" w:rsidRDefault="00E05EC4" w:rsidP="00187D07">
      <w:pPr>
        <w:spacing w:line="240" w:lineRule="auto"/>
        <w:jc w:val="both"/>
        <w:rPr>
          <w:ins w:id="731" w:author="Frontiir Legal" w:date="2026-10-09T10:59:00Z"/>
          <w:del w:id="732" w:author="ASUS" w:date="2026-10-10T11:32:00Z"/>
          <w:rFonts w:ascii="Pyidaungsu" w:hAnsi="Pyidaungsu"/>
          <w:sz w:val="24"/>
          <w:szCs w:val="24"/>
          <w:lang w:val="x-none"/>
          <w:rPrChange w:id="733" w:author="ASUS" w:date="2026-10-10T11:05:00Z">
            <w:rPr>
              <w:ins w:id="734" w:author="Frontiir Legal" w:date="2026-10-09T10:59:00Z"/>
              <w:del w:id="735" w:author="ASUS" w:date="2026-10-10T11:32:00Z"/>
              <w:rFonts w:ascii="Pyidaungsu" w:hAnsi="Pyidaungsu" w:cs="Pyidaungsu"/>
              <w:sz w:val="24"/>
              <w:szCs w:val="24"/>
            </w:rPr>
          </w:rPrChange>
        </w:rPr>
      </w:pPr>
      <w:del w:id="736" w:author="ASUS" w:date="2026-10-10T11:32:00Z">
        <w:r w:rsidDel="003A1F72">
          <w:rPr>
            <w:rFonts w:hint="cs"/>
            <w:sz w:val="24"/>
            <w:szCs w:val="24"/>
            <w:cs/>
          </w:rPr>
          <w:delText>၇.၂။</w:delText>
        </w:r>
        <w:r w:rsidDel="003A1F72">
          <w:rPr>
            <w:rFonts w:ascii="Pyidaungsu" w:hAnsi="Pyidaungsu" w:cs="Pyidaungsu"/>
            <w:sz w:val="24"/>
            <w:szCs w:val="24"/>
            <w:cs/>
          </w:rPr>
          <w:tab/>
        </w:r>
        <w:r w:rsidRPr="00967602" w:rsidDel="003A1F72">
          <w:rPr>
            <w:color w:val="FF0000"/>
            <w:sz w:val="24"/>
            <w:szCs w:val="24"/>
            <w:cs/>
            <w:rPrChange w:id="737" w:author="ASUS" w:date="2026-10-10T11:05:00Z">
              <w:rPr>
                <w:sz w:val="24"/>
                <w:szCs w:val="24"/>
                <w:cs/>
              </w:rPr>
            </w:rPrChange>
          </w:rPr>
          <w:delText xml:space="preserve">လောင်စာဆီအသုံးပြုမှုနှင့် သက်ဆိုင်သည့် </w:delText>
        </w:r>
        <w:r w:rsidRPr="00967602" w:rsidDel="003A1F72">
          <w:rPr>
            <w:rFonts w:ascii="Pyidaungsu" w:hAnsi="Pyidaungsu" w:cs="Pyidaungsu"/>
            <w:color w:val="FF0000"/>
            <w:sz w:val="24"/>
            <w:szCs w:val="24"/>
            <w:rPrChange w:id="738" w:author="ASUS" w:date="2026-10-10T11:05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Fuel Slip </w:delText>
        </w:r>
      </w:del>
      <w:ins w:id="739" w:author="Frontiir Legal" w:date="2026-10-09T10:57:00Z">
        <w:del w:id="740" w:author="ASUS" w:date="2026-10-10T11:32:00Z"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များ၊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4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လောင်စာဆီဝယ်ယူမှုမှတ်တမ်းများနှင့်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4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အခြားလိုအပ်သော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4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အထောက်အထားများကို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4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အငှားယူ၏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5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5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သတ်မှတ်ထားသည့်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5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53" w:author="Frontiir Legal" w:date="2026-10-09T10:58:00Z">
        <w:del w:id="754" w:author="ASUS" w:date="2026-10-10T11:32:00Z"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5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လုပ်ထုံးလုပ်နည်းများနှင့်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5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5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အညီ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5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5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တင်ပြရမည်။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6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6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အငှားချထားသူသည်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6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6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လောင်စာဆီအသုံးပြုမှုဆိုင်ရာ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6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6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မှတ်တမ်းများကို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6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67" w:author="Frontiir Legal" w:date="2026-10-09T10:59:00Z">
        <w:del w:id="768" w:author="ASUS" w:date="2026-10-10T11:32:00Z"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6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လိုအပ်သည့်အ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7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7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ခါ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7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7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စစ်ဆေးအတည်ပြုနိုင်ရန်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7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7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ပူးပေါင်းဆောင်ရွက်ရမည်။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77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777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778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နှင့်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79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သက်ဆိုင်ရာ မှတ်တမ်းများကို </w:delText>
        </w:r>
        <w:r w:rsidR="004A45E6"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80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အငှားယူသူ</w:delText>
        </w:r>
        <w:r w:rsidR="004A45E6" w:rsidRPr="00967602" w:rsidDel="003A1F72">
          <w:rPr>
            <w:rFonts w:ascii="Pyidaungsu" w:hAnsi="Pyidaungsu"/>
            <w:sz w:val="24"/>
            <w:szCs w:val="24"/>
            <w:lang w:val="x-none"/>
            <w:rPrChange w:id="781" w:author="ASUS" w:date="2026-10-10T11:05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82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၏ သတ်မှတ်</w:delText>
        </w:r>
        <w:r w:rsidR="008053B6"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83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ထားသော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784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လုပ်ထုံးလုပ်နည်းနှင့်အညီ တင်ပြရမည်။</w:delText>
        </w:r>
      </w:del>
    </w:p>
    <w:p w14:paraId="15F5ACE1" w14:textId="6D8FCFA5" w:rsidR="00310DC2" w:rsidRDefault="00310DC2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ins w:id="785" w:author="Frontiir Legal" w:date="2026-10-09T10:59:00Z">
        <w:r>
          <w:rPr>
            <w:rFonts w:ascii="Pyidaungsu" w:hAnsi="Pyidaungsu"/>
            <w:sz w:val="24"/>
            <w:szCs w:val="24"/>
            <w:cs/>
            <w:lang w:val="x-none"/>
          </w:rPr>
          <w:t>၇.</w:t>
        </w:r>
      </w:ins>
      <w:ins w:id="786" w:author="ASUS" w:date="2026-10-15T16:01:00Z">
        <w:r w:rsidR="00577A3B">
          <w:rPr>
            <w:rFonts w:ascii="Pyidaungsu" w:hAnsi="Pyidaungsu" w:hint="cs"/>
            <w:sz w:val="24"/>
            <w:szCs w:val="24"/>
            <w:cs/>
            <w:lang w:val="x-none"/>
          </w:rPr>
          <w:t>၂</w:t>
        </w:r>
      </w:ins>
      <w:ins w:id="787" w:author="Frontiir Legal" w:date="2026-10-09T10:59:00Z">
        <w:del w:id="788" w:author="ASUS" w:date="2026-10-15T16:01:00Z">
          <w:r w:rsidDel="00577A3B">
            <w:rPr>
              <w:rFonts w:ascii="Pyidaungsu" w:hAnsi="Pyidaungsu"/>
              <w:sz w:val="24"/>
              <w:szCs w:val="24"/>
              <w:cs/>
              <w:lang w:val="x-none"/>
            </w:rPr>
            <w:delText>၃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သတ်မှတ်ထားသည့်</w:t>
        </w:r>
      </w:ins>
      <w:ins w:id="789" w:author="Frontiir Legal" w:date="2026-10-09T11:00:00Z"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ခရီးအကွာအဝေးထက်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ကျော်လွန်၍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စာချုပ်ဝင်နှစ်ဦးသည်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လောင်စာဆီကုန်ကျစရိတ်နှင့်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790" w:author="ASUS" w:date="2026-10-10T11:32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ထပ်ဆောင်းအခကြေးငွေများ</w:t>
        </w:r>
      </w:ins>
      <w:ins w:id="791" w:author="ASUS" w:date="2026-10-10T11:32:00Z">
        <w:r w:rsidR="003A1F72" w:rsidRPr="003A1F72">
          <w:rPr>
            <w:rFonts w:ascii="Pyidaungsu" w:hAnsi="Pyidaungsu"/>
            <w:color w:val="000000" w:themeColor="text1"/>
            <w:sz w:val="24"/>
            <w:szCs w:val="24"/>
            <w:rPrChange w:id="792" w:author="ASUS" w:date="2026-10-10T11:32:00Z">
              <w:rPr>
                <w:rFonts w:ascii="Pyidaungsu" w:hAnsi="Pyidaungsu"/>
                <w:color w:val="FF0000"/>
                <w:sz w:val="24"/>
                <w:szCs w:val="24"/>
              </w:rPr>
            </w:rPrChange>
          </w:rPr>
          <w:t>(</w:t>
        </w:r>
      </w:ins>
      <w:ins w:id="793" w:author="ASUS" w:date="2026-10-10T11:06:00Z">
        <w:r w:rsidR="00967602">
          <w:rPr>
            <w:rFonts w:ascii="Pyidaungsu" w:hAnsi="Pyidaungsu"/>
            <w:sz w:val="24"/>
            <w:szCs w:val="24"/>
          </w:rPr>
          <w:t>OT</w:t>
        </w:r>
      </w:ins>
      <w:ins w:id="794" w:author="ASUS" w:date="2026-10-10T11:32:00Z">
        <w:r w:rsidR="003A1F72">
          <w:rPr>
            <w:rFonts w:ascii="Pyidaungsu" w:hAnsi="Pyidaungsu"/>
            <w:sz w:val="24"/>
            <w:szCs w:val="24"/>
          </w:rPr>
          <w:t>)</w:t>
        </w:r>
      </w:ins>
      <w:ins w:id="795" w:author="Frontiir Legal" w:date="2026-10-09T11:00:00Z">
        <w:r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6" w:author="Frontiir Legal" w:date="2026-10-09T11:01:00Z">
        <w:r>
          <w:rPr>
            <w:rFonts w:ascii="Pyidaungsu" w:hAnsi="Pyidaungsu"/>
            <w:sz w:val="24"/>
            <w:szCs w:val="24"/>
            <w:cs/>
            <w:lang w:val="x-none"/>
          </w:rPr>
          <w:t>ကြိုတင်ညှိနှိုင်း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သဘောတူညီရမည်။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7" w:author="Frontiir Legal" w:date="2026-10-09T11:02:00Z"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အငှားယူသူ၏ကြိုတင်စာဖြင့်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သဘောတူညီချက်မရှိဘဲ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ထပ်ဆောင်း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ကုန်ကျစရိတ်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8" w:author="ASUS" w:date="2026-10-10T11:32:00Z">
        <w:r w:rsidR="003A1F72">
          <w:rPr>
            <w:rFonts w:ascii="Pyidaungsu" w:hAnsi="Pyidaungsu"/>
            <w:sz w:val="24"/>
            <w:szCs w:val="24"/>
          </w:rPr>
          <w:t>(</w:t>
        </w:r>
      </w:ins>
      <w:ins w:id="799" w:author="ASUS" w:date="2026-10-10T11:33:00Z">
        <w:r w:rsidR="003A1F72">
          <w:rPr>
            <w:rFonts w:ascii="Pyidaungsu" w:hAnsi="Pyidaungsu"/>
            <w:sz w:val="24"/>
            <w:szCs w:val="24"/>
          </w:rPr>
          <w:t>OT)</w:t>
        </w:r>
      </w:ins>
      <w:ins w:id="800" w:author="Frontiir Legal" w:date="2026-10-09T11:02:00Z">
        <w:r>
          <w:rPr>
            <w:rFonts w:ascii="Pyidaungsu" w:hAnsi="Pyidaungsu"/>
            <w:sz w:val="24"/>
            <w:szCs w:val="24"/>
            <w:cs/>
            <w:lang w:val="x-none"/>
          </w:rPr>
          <w:t>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တစ်ဖက်သတ်တောင်းခံခြင်းမပြုရပါ။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2B5F38A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A9A0665" w14:textId="77777777" w:rsidR="004D7586" w:rsidRDefault="00E05EC4" w:rsidP="00E05EC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၈</w:t>
      </w:r>
      <w:r w:rsidR="004D7586" w:rsidRPr="00E05EC4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4D7586" w:rsidRPr="00E05EC4">
        <w:rPr>
          <w:b/>
          <w:bCs/>
          <w:sz w:val="24"/>
          <w:szCs w:val="24"/>
          <w:cs/>
        </w:rPr>
        <w:t>ယာဉ်မောင်း၏ အရည်အချင်းနှင့် လိုင်စင်</w:t>
      </w:r>
    </w:p>
    <w:p w14:paraId="7F0DB8D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7324C7A" w14:textId="3458FE00" w:rsidR="00720292" w:rsidRDefault="00E05EC4" w:rsidP="00720292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၈</w:t>
      </w:r>
      <w:r w:rsidR="004D7586" w:rsidRPr="00E05EC4">
        <w:rPr>
          <w:sz w:val="24"/>
          <w:szCs w:val="24"/>
          <w:cs/>
        </w:rPr>
        <w:t>.၁</w:t>
      </w:r>
      <w:r>
        <w:rPr>
          <w:rFonts w:hint="cs"/>
          <w:sz w:val="24"/>
          <w:szCs w:val="24"/>
          <w:cs/>
        </w:rPr>
        <w:t>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r>
        <w:rPr>
          <w:sz w:val="24"/>
          <w:szCs w:val="24"/>
          <w:cs/>
        </w:rPr>
        <w:t>အငှားချထားသူ</w:t>
      </w:r>
      <w:del w:id="801" w:author="Frontiir Legal" w:date="2026-10-09T11:03:00Z">
        <w:r w:rsidDel="00B04F6D">
          <w:rPr>
            <w:rFonts w:ascii="Pyidaungsu" w:hAnsi="Pyidaungsu" w:cs="Pyidaungsu" w:hint="cs"/>
            <w:sz w:val="24"/>
            <w:szCs w:val="24"/>
            <w:cs/>
          </w:rPr>
          <w:delText>အနေဖြင့</w:delText>
        </w:r>
      </w:del>
      <w:ins w:id="802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803" w:author="Frontiir Legal" w:date="2026-10-09T11:03:00Z">
        <w:r w:rsidDel="00B04F6D">
          <w:rPr>
            <w:rFonts w:ascii="Pyidaungsu" w:hAnsi="Pyidaungsu" w:cs="Pyidaungsu" w:hint="cs"/>
            <w:sz w:val="24"/>
            <w:szCs w:val="24"/>
            <w:cs/>
          </w:rPr>
          <w:delText xml:space="preserve">် </w:delText>
        </w:r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  <w:r w:rsidDel="00B04F6D">
          <w:rPr>
            <w:rFonts w:ascii="Pyidaungsu" w:hAnsi="Pyidaungsu" w:cs="Pyidaungsu" w:hint="cs"/>
            <w:sz w:val="24"/>
            <w:szCs w:val="24"/>
            <w:cs/>
          </w:rPr>
          <w:delText>မိမိ</w:delText>
        </w:r>
      </w:del>
      <w:r w:rsidR="004D7586" w:rsidRPr="00E05EC4">
        <w:rPr>
          <w:sz w:val="24"/>
          <w:szCs w:val="24"/>
          <w:cs/>
        </w:rPr>
        <w:t>တာဝန်ပေးအပ်ထား</w:t>
      </w:r>
      <w:ins w:id="804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805" w:author="Frontiir Legal" w:date="2026-10-09T11:03:00Z"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4D7586" w:rsidRPr="00E05EC4">
        <w:rPr>
          <w:sz w:val="24"/>
          <w:szCs w:val="24"/>
          <w:cs/>
        </w:rPr>
        <w:t xml:space="preserve"> ယာဉ်မောင်းသည် သက်ဆိုင်ရာမော်တော်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ယာဉ်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အမျိုးအစားအလိုက် မောင်းနှင်ခွင့်ရှိ</w:t>
      </w:r>
      <w:ins w:id="806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807" w:author="Frontiir Legal" w:date="2026-10-09T11:03:00Z"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4D7586" w:rsidRPr="00E05EC4">
        <w:rPr>
          <w:sz w:val="24"/>
          <w:szCs w:val="24"/>
          <w:cs/>
        </w:rPr>
        <w:t xml:space="preserve"> တရားဝင်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ယာဉ်မောင်းလိုင်စင် ကိုင်ဆောင်ထားသူ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ဖြစ်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ကြောင်း</w:t>
      </w:r>
      <w:ins w:id="808" w:author="Frontiir Legal" w:date="2026-10-09T11:04:00Z">
        <w:r w:rsidR="00B04F6D">
          <w:rPr>
            <w:rFonts w:ascii="Pyidaungsu" w:hAnsi="Pyidaungsu" w:cs="Pyidaungsu"/>
            <w:sz w:val="24"/>
            <w:szCs w:val="24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အရည်အချင်းများ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ပြည့်မီသူဖြစ်ကြောင်း</w:t>
        </w:r>
      </w:ins>
      <w:r w:rsidR="004D7586" w:rsidRPr="00E05EC4"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r w:rsidR="004D7586" w:rsidRPr="00E05EC4">
        <w:rPr>
          <w:sz w:val="24"/>
          <w:szCs w:val="24"/>
          <w:cs/>
        </w:rPr>
        <w:t>အာမခံရမည်။</w:t>
      </w:r>
    </w:p>
    <w:p w14:paraId="1AB5A561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5F1AD757" w14:textId="28D96AE6" w:rsidR="00DA4B36" w:rsidRPr="00720292" w:rsidRDefault="00DA4B36" w:rsidP="00720292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sz w:val="24"/>
          <w:szCs w:val="24"/>
          <w:cs/>
        </w:rPr>
        <w:t xml:space="preserve">.၂။ </w:t>
      </w:r>
      <w:r w:rsidR="001B78D5" w:rsidRPr="00720292">
        <w:rPr>
          <w:rFonts w:ascii="Pyidaungsu" w:hAnsi="Pyidaungsu" w:cs="Pyidaungsu"/>
          <w:sz w:val="24"/>
          <w:szCs w:val="24"/>
          <w:cs/>
        </w:rPr>
        <w:tab/>
      </w:r>
      <w:r w:rsidRPr="00720292">
        <w:rPr>
          <w:sz w:val="24"/>
          <w:szCs w:val="24"/>
          <w:cs/>
        </w:rPr>
        <w:t>ယာဉ်မောင်းသည် လမ်းစည်းကမ်း၊ ယာဉ်စည်းကမ်း</w:t>
      </w:r>
      <w:ins w:id="809" w:author="Frontiir Legal" w:date="2026-10-09T11:04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10" w:author="Frontiir Legal" w:date="2026-10-09T11:05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ဘေးကင်းလုံခြုံရေးဆိုင်ရာ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စည်းမျဉ်းစည်း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ကမ်းများ</w:t>
        </w:r>
      </w:ins>
      <w:r w:rsidRPr="00720292">
        <w:rPr>
          <w:sz w:val="24"/>
          <w:szCs w:val="24"/>
          <w:cs/>
          <w:lang w:val="x-none"/>
        </w:rPr>
        <w:t>န</w:t>
      </w:r>
      <w:r w:rsidRPr="00720292">
        <w:rPr>
          <w:sz w:val="24"/>
          <w:szCs w:val="24"/>
          <w:cs/>
        </w:rPr>
        <w:t>ှင့် သက်ဆိုင်ရာဥပဒေများကို လိုက်နာရမည်။</w:t>
      </w:r>
    </w:p>
    <w:p w14:paraId="419C8F7C" w14:textId="77777777" w:rsidR="00720292" w:rsidRP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6BA47311" w14:textId="52A25869" w:rsidR="00720292" w:rsidRDefault="00DA4B36" w:rsidP="00720292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rFonts w:ascii="Pyidaungsu" w:hAnsi="Pyidaungsu" w:cs="Pyidaungsu"/>
          <w:sz w:val="24"/>
          <w:szCs w:val="24"/>
          <w:cs/>
        </w:rPr>
        <w:t>.</w:t>
      </w:r>
      <w:r w:rsidRPr="00720292">
        <w:rPr>
          <w:rFonts w:hint="cs"/>
          <w:sz w:val="24"/>
          <w:szCs w:val="24"/>
          <w:cs/>
        </w:rPr>
        <w:t>၃။</w:t>
      </w:r>
      <w:r w:rsidRPr="00720292">
        <w:rPr>
          <w:sz w:val="24"/>
          <w:szCs w:val="24"/>
          <w:cs/>
        </w:rPr>
        <w:tab/>
        <w:t>ယာဉ်မောင်း၏ မောင်းနှင်မှုစွမ်းရည်၊ လုပ်သက်အတွေ့အကြုံ</w:t>
      </w:r>
      <w:ins w:id="811" w:author="Frontiir Legal" w:date="2026-10-09T11:05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12" w:author="Frontiir Legal" w:date="2026-10-09T11:06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ယာဉ်မောင်းလိုင်စင်</w:t>
        </w:r>
      </w:ins>
      <w:r w:rsidRPr="00720292">
        <w:rPr>
          <w:sz w:val="24"/>
          <w:szCs w:val="24"/>
          <w:cs/>
          <w:lang w:val="x-none"/>
        </w:rPr>
        <w:t>န</w:t>
      </w:r>
      <w:r w:rsidRPr="00720292">
        <w:rPr>
          <w:sz w:val="24"/>
          <w:szCs w:val="24"/>
          <w:cs/>
        </w:rPr>
        <w:t>ှင့်</w:t>
      </w:r>
      <w:ins w:id="813" w:author="Frontiir Legal" w:date="2026-10-09T11:06:00Z">
        <w:r w:rsidR="00B04F6D">
          <w:rPr>
            <w:rFonts w:ascii="Pyidaungsu" w:hAnsi="Pyidaungsu" w:cs="Pyidaungsu"/>
            <w:sz w:val="24"/>
            <w:szCs w:val="24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အခြားလိုအပ်သော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အရည်အချင်းပြည့်မီမှုရှိစေရန်</w:t>
        </w:r>
      </w:ins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del w:id="814" w:author="Frontiir Legal" w:date="2026-10-09T11:06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သက်ဆိုင်ရာ လိုင်စင်ရရှိထားမှုတို့</w:delText>
        </w:r>
        <w:r w:rsidRPr="00720292" w:rsidDel="00B04F6D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 xml:space="preserve">အတွက် </w:delText>
        </w:r>
      </w:del>
      <w:r w:rsidRPr="00720292">
        <w:rPr>
          <w:sz w:val="24"/>
          <w:szCs w:val="24"/>
          <w:cs/>
        </w:rPr>
        <w:t>အငှားချထားသူ</w:t>
      </w:r>
      <w:ins w:id="815" w:author="Frontiir Legal" w:date="2026-10-09T11:06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က</w:t>
        </w:r>
      </w:ins>
      <w:del w:id="816" w:author="Frontiir Legal" w:date="2026-10-09T11:06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r w:rsidRPr="00720292">
        <w:rPr>
          <w:rFonts w:hint="cs"/>
          <w:sz w:val="24"/>
          <w:szCs w:val="24"/>
          <w:cs/>
        </w:rPr>
        <w:t xml:space="preserve">အပြည့်အဝ </w:t>
      </w:r>
      <w:r w:rsidRPr="00720292">
        <w:rPr>
          <w:sz w:val="24"/>
          <w:szCs w:val="24"/>
          <w:cs/>
        </w:rPr>
        <w:t>တာဝန်ယူရမည်။</w:t>
      </w:r>
    </w:p>
    <w:p w14:paraId="76413C92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4F971C0F" w14:textId="79346371" w:rsidR="00720292" w:rsidDel="00B04F6D" w:rsidRDefault="00DA4B36" w:rsidP="00720292">
      <w:pPr>
        <w:spacing w:line="240" w:lineRule="auto"/>
        <w:jc w:val="both"/>
        <w:rPr>
          <w:del w:id="817" w:author="Frontiir Legal" w:date="2026-10-09T11:07:00Z"/>
          <w:rFonts w:ascii="Pyidaungsu" w:hAnsi="Pyidaungsu" w:cs="Pyidaungsu"/>
          <w:color w:val="0D0D0D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rFonts w:ascii="Pyidaungsu" w:hAnsi="Pyidaungsu" w:cs="Pyidaungsu"/>
          <w:sz w:val="24"/>
          <w:szCs w:val="24"/>
          <w:cs/>
        </w:rPr>
        <w:t>.</w:t>
      </w:r>
      <w:r w:rsidRPr="00720292">
        <w:rPr>
          <w:rFonts w:hint="cs"/>
          <w:sz w:val="24"/>
          <w:szCs w:val="24"/>
          <w:cs/>
        </w:rPr>
        <w:t>၄</w:t>
      </w:r>
      <w:r w:rsidRPr="00720292">
        <w:rPr>
          <w:sz w:val="24"/>
          <w:szCs w:val="24"/>
          <w:cs/>
        </w:rPr>
        <w:t>။</w:t>
      </w:r>
      <w:r w:rsidRPr="00720292">
        <w:rPr>
          <w:sz w:val="24"/>
          <w:szCs w:val="24"/>
          <w:cs/>
        </w:rPr>
        <w:tab/>
        <w:t>ယာဉ်မောင်း</w:t>
      </w:r>
      <w:ins w:id="818" w:author="Frontiir Legal" w:date="2026-10-09T11:07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အရက်သေစာ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</w:ins>
      <w:del w:id="819" w:author="Frontiir Legal" w:date="2026-10-09T11:07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၏ တရားမဝင်ပြု</w:delText>
        </w:r>
        <w:r w:rsidRPr="00720292" w:rsidDel="00B04F6D">
          <w:rPr>
            <w:rFonts w:ascii="Pyidaungsu" w:hAnsi="Pyidaungsu" w:cs="Pyidaungsu" w:hint="cs"/>
            <w:sz w:val="24"/>
            <w:szCs w:val="24"/>
            <w:cs/>
          </w:rPr>
          <w:delText>လုပ်</w:delText>
        </w:r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မှု၊</w:delText>
        </w:r>
      </w:del>
      <w:r w:rsidRPr="00720292">
        <w:rPr>
          <w:sz w:val="24"/>
          <w:szCs w:val="24"/>
          <w:cs/>
        </w:rPr>
        <w:t xml:space="preserve"> မူးယစ်သောက်စား၍ ယာဉ်မောင်းခြင်း၊ </w:t>
      </w:r>
      <w:ins w:id="820" w:author="Frontiir Legal" w:date="2026-10-09T11:08:00Z">
        <w:r w:rsidR="00FB4FD1">
          <w:rPr>
            <w:rFonts w:ascii="Pyidaungsu" w:hAnsi="Pyidaungsu"/>
            <w:sz w:val="24"/>
            <w:szCs w:val="24"/>
            <w:cs/>
            <w:lang w:val="x-none"/>
          </w:rPr>
          <w:t>တရားဝင်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720292">
        <w:rPr>
          <w:sz w:val="24"/>
          <w:szCs w:val="24"/>
          <w:cs/>
        </w:rPr>
        <w:t>ယာဉ်မောင်းလိုင်စင်</w:t>
      </w:r>
      <w:r w:rsidRPr="00720292">
        <w:rPr>
          <w:rFonts w:ascii="Pyidaungsu" w:hAnsi="Pyidaungsu" w:cs="Pyidaungsu" w:hint="cs"/>
          <w:sz w:val="24"/>
          <w:szCs w:val="24"/>
          <w:cs/>
        </w:rPr>
        <w:t xml:space="preserve"> </w:t>
      </w:r>
    </w:p>
    <w:p w14:paraId="0167B09D" w14:textId="77777777" w:rsidR="0010026A" w:rsidRDefault="00DA4B36" w:rsidP="00FB4FD1">
      <w:pPr>
        <w:spacing w:line="240" w:lineRule="auto"/>
        <w:jc w:val="both"/>
        <w:rPr>
          <w:ins w:id="821" w:author="ASUS" w:date="2026-10-10T11:34:00Z"/>
          <w:rFonts w:ascii="Pyidaungsu" w:hAnsi="Pyidaungsu"/>
          <w:sz w:val="24"/>
          <w:szCs w:val="24"/>
          <w:lang w:val="x-none"/>
        </w:rPr>
      </w:pPr>
      <w:r w:rsidRPr="00720292">
        <w:rPr>
          <w:sz w:val="24"/>
          <w:szCs w:val="24"/>
          <w:cs/>
        </w:rPr>
        <w:t>မရှိဘဲ မောင်းနှင်ခြင်း</w:t>
      </w:r>
      <w:ins w:id="822" w:author="Frontiir Legal" w:date="2026-10-09T11:08:00Z">
        <w:r w:rsidR="00FB4FD1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မဆင်မခြင်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မောင်းနှင်ခြင်း</w:t>
        </w:r>
      </w:ins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r w:rsidRPr="00720292">
        <w:rPr>
          <w:rFonts w:ascii="Pyidaungsu" w:hAnsi="Pyidaungsu" w:cs="Pyidaungsu" w:hint="cs"/>
          <w:sz w:val="24"/>
          <w:szCs w:val="24"/>
          <w:cs/>
        </w:rPr>
        <w:t>(</w:t>
      </w:r>
      <w:r w:rsidRPr="00720292">
        <w:rPr>
          <w:sz w:val="24"/>
          <w:szCs w:val="24"/>
          <w:cs/>
        </w:rPr>
        <w:t>သို့မဟုတ်</w:t>
      </w:r>
      <w:r w:rsidRPr="00720292">
        <w:rPr>
          <w:rFonts w:ascii="Pyidaungsu" w:hAnsi="Pyidaungsu" w:cs="Pyidaungsu" w:hint="cs"/>
          <w:sz w:val="24"/>
          <w:szCs w:val="24"/>
          <w:cs/>
        </w:rPr>
        <w:t>)</w:t>
      </w:r>
      <w:r w:rsidRPr="00720292">
        <w:rPr>
          <w:sz w:val="24"/>
          <w:szCs w:val="24"/>
          <w:cs/>
        </w:rPr>
        <w:t xml:space="preserve"> ယာဉ်စည်းကမ်းဖောက်ဖျက်ခြင်း</w:t>
      </w:r>
      <w:ins w:id="823" w:author="Frontiir Legal" w:date="2026-10-09T11:09:00Z">
        <w:r w:rsidR="00FB4FD1">
          <w:rPr>
            <w:rFonts w:ascii="Pyidaungsu" w:hAnsi="Pyidaungsu" w:cs="Pyidaungsu"/>
            <w:sz w:val="24"/>
            <w:szCs w:val="24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တို့ကို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မပြုလုပ်ရပါ။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289A6703" w14:textId="4E828CFD" w:rsidR="00720292" w:rsidDel="00FB4FD1" w:rsidRDefault="00DA4B36" w:rsidP="00FB4FD1">
      <w:pPr>
        <w:spacing w:line="240" w:lineRule="auto"/>
        <w:jc w:val="both"/>
        <w:rPr>
          <w:del w:id="824" w:author="Frontiir Legal" w:date="2026-10-09T11:09:00Z"/>
          <w:rFonts w:ascii="Pyidaungsu" w:hAnsi="Pyidaungsu"/>
          <w:color w:val="0D0D0D"/>
          <w:sz w:val="24"/>
          <w:szCs w:val="24"/>
          <w:lang w:val="x-none"/>
        </w:rPr>
      </w:pPr>
      <w:del w:id="825" w:author="Frontiir Legal" w:date="2026-10-09T11:09:00Z">
        <w:r w:rsidRPr="00720292" w:rsidDel="00FB4FD1">
          <w:rPr>
            <w:rFonts w:ascii="Pyidaungsu" w:hAnsi="Pyidaungsu" w:cs="Pyidaungsu"/>
            <w:sz w:val="24"/>
            <w:szCs w:val="24"/>
            <w:cs/>
          </w:rPr>
          <w:delText>ကြောင့် ဖြစ်ပေါ်လာသော တာဝန်များကို</w:delText>
        </w:r>
      </w:del>
    </w:p>
    <w:p w14:paraId="2564D49E" w14:textId="283D7A75" w:rsidR="00FB4FD1" w:rsidRDefault="00FB4FD1" w:rsidP="00FB4FD1">
      <w:pPr>
        <w:spacing w:line="240" w:lineRule="auto"/>
        <w:jc w:val="both"/>
        <w:rPr>
          <w:ins w:id="826" w:author="Frontiir Legal" w:date="2026-10-09T11:09:00Z"/>
          <w:rFonts w:ascii="Pyidaungsu" w:hAnsi="Pyidaungsu"/>
          <w:color w:val="0D0D0D"/>
          <w:sz w:val="24"/>
          <w:szCs w:val="24"/>
          <w:lang w:val="x-none"/>
        </w:rPr>
      </w:pPr>
    </w:p>
    <w:p w14:paraId="3C9DC207" w14:textId="411DCD13" w:rsidR="001E4CF7" w:rsidRDefault="00FB4FD1" w:rsidP="00FB4FD1">
      <w:pPr>
        <w:spacing w:line="240" w:lineRule="auto"/>
        <w:jc w:val="both"/>
        <w:rPr>
          <w:ins w:id="827" w:author="ASUS" w:date="2026-10-15T15:30:00Z"/>
          <w:rFonts w:ascii="Pyidaungsu" w:hAnsi="Pyidaungsu"/>
          <w:color w:val="000000" w:themeColor="text1"/>
          <w:sz w:val="24"/>
          <w:szCs w:val="24"/>
          <w:lang w:val="x-none"/>
        </w:rPr>
      </w:pPr>
      <w:ins w:id="828" w:author="Frontiir Legal" w:date="2026-10-09T11:09:00Z">
        <w:r>
          <w:rPr>
            <w:rFonts w:ascii="Pyidaungsu" w:hAnsi="Pyidaungsu"/>
            <w:sz w:val="24"/>
            <w:szCs w:val="24"/>
            <w:cs/>
            <w:lang w:val="x-none"/>
          </w:rPr>
          <w:t>၈.</w:t>
        </w:r>
      </w:ins>
      <w:ins w:id="829" w:author="ASUS" w:date="2026-10-15T16:01:00Z">
        <w:r w:rsidR="00577A3B">
          <w:rPr>
            <w:rFonts w:ascii="Pyidaungsu" w:hAnsi="Pyidaungsu" w:hint="cs"/>
            <w:sz w:val="24"/>
            <w:szCs w:val="24"/>
            <w:cs/>
            <w:lang w:val="x-none"/>
          </w:rPr>
          <w:t>၅</w:t>
        </w:r>
      </w:ins>
      <w:ins w:id="830" w:author="Frontiir Legal" w:date="2026-10-09T11:09:00Z">
        <w:del w:id="831" w:author="ASUS" w:date="2026-10-15T16:01:00Z">
          <w:r w:rsidDel="00577A3B">
            <w:rPr>
              <w:rFonts w:ascii="Pyidaungsu" w:hAnsi="Pyidaungsu"/>
              <w:sz w:val="24"/>
              <w:szCs w:val="24"/>
              <w:cs/>
              <w:lang w:val="x-none"/>
            </w:rPr>
            <w:delText>၄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32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ယာဉ်မောင်း၏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33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34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ပေါ့ဆမှု၊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35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36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တာဝန်မဲ့မှု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37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838" w:author="Frontiir Legal" w:date="2026-10-09T11:10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39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သို့မဟုတ်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40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41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ဥပဒေချိုးဖောက်မှုကြောင့်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42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43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ဖြစ်ပေါ်လာသည့်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44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45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ဆုံးရှုံးမှုများနှင့်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46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47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နစ်နာမှုများအတွက်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48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49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တာဝန်ရှိသည်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50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del w:id="851" w:author="ASUS" w:date="2026-10-15T15:29:00Z"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852" w:author="ASUS" w:date="2026-10-10T11:33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သက်ဆိုင်ရာဥပဒေများနှင့်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853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854" w:author="Frontiir Legal" w:date="2026-10-09T11:11:00Z">
        <w:del w:id="855" w:author="ASUS" w:date="2026-10-15T15:29:00Z"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856" w:author="ASUS" w:date="2026-10-10T11:33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ဤသဘောတူကတိစာချုပ်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857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858" w:author="ASUS" w:date="2026-10-10T11:33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ပါ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859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860" w:author="ASUS" w:date="2026-10-10T11:33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တာဝန်ခွဲဝေမှုအရ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861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Pr="003A1F72" w:rsidDel="001E4CF7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862" w:author="ASUS" w:date="2026-10-10T11:33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တာဝန်ယူရမည်</w:delText>
          </w:r>
        </w:del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63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။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64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865" w:author="Frontiir Legal" w:date="2026-10-09T11:12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66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အငှားချထားသူသည်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67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68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မိမိ၏တာဝန်ရှိမှုအတွက်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69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70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ဤသဘောတူကတိစာချုပ်ပါ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71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872" w:author="Frontiir Legal" w:date="2026-10-09T11:13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73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သို့မဟုတ်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74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75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သက်ဆိုင်ရာဥပဒေများအရ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76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77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တာဝန်ယူရမည်။</w:t>
        </w:r>
      </w:ins>
    </w:p>
    <w:p w14:paraId="598F91CD" w14:textId="2D1C9570" w:rsidR="00FB4FD1" w:rsidRPr="001E4CF7" w:rsidDel="001E4CF7" w:rsidRDefault="00FB4FD1" w:rsidP="00FB4FD1">
      <w:pPr>
        <w:spacing w:line="240" w:lineRule="auto"/>
        <w:jc w:val="both"/>
        <w:rPr>
          <w:ins w:id="878" w:author="Frontiir Legal" w:date="2026-10-09T11:09:00Z"/>
          <w:del w:id="879" w:author="ASUS" w:date="2026-10-15T15:30:00Z"/>
          <w:rFonts w:ascii="Pyidaungsu" w:hAnsi="Pyidaungsu"/>
          <w:color w:val="000000" w:themeColor="text1"/>
          <w:sz w:val="24"/>
          <w:szCs w:val="24"/>
          <w:lang w:val="x-none"/>
          <w:rPrChange w:id="880" w:author="ASUS" w:date="2026-10-15T15:30:00Z">
            <w:rPr>
              <w:ins w:id="881" w:author="Frontiir Legal" w:date="2026-10-09T11:09:00Z"/>
              <w:del w:id="882" w:author="ASUS" w:date="2026-10-15T15:30:00Z"/>
              <w:rFonts w:ascii="Pyidaungsu" w:hAnsi="Pyidaungsu" w:cs="Pyidaungsu"/>
              <w:color w:val="0D0D0D"/>
              <w:sz w:val="24"/>
              <w:szCs w:val="24"/>
              <w:lang w:val="x-none"/>
            </w:rPr>
          </w:rPrChange>
        </w:rPr>
      </w:pPr>
      <w:ins w:id="883" w:author="Frontiir Legal" w:date="2026-10-09T11:13:00Z">
        <w:del w:id="884" w:author="ASUS" w:date="2026-10-10T11:33:00Z">
          <w:r w:rsidRPr="003A1F72" w:rsidDel="003A1F72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885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</w:p>
    <w:p w14:paraId="68E882A2" w14:textId="4FD96BFF" w:rsidR="004D7586" w:rsidRDefault="00DA4B36" w:rsidP="00FB4FD1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del w:id="886" w:author="Frontiir Legal" w:date="2026-10-09T11:09:00Z">
        <w:r w:rsidRPr="00720292" w:rsidDel="00FB4FD1">
          <w:rPr>
            <w:rFonts w:ascii="Pyidaungsu" w:hAnsi="Pyidaungsu" w:cs="Pyidaungsu"/>
            <w:sz w:val="24"/>
            <w:szCs w:val="24"/>
            <w:cs/>
          </w:rPr>
          <w:delText>သက်ဆိုင်ရာတာဝန်ရှိသူက ဥပဒေနှင့်အညီ တာဝန်ယူရမည်။</w:delText>
        </w:r>
      </w:del>
    </w:p>
    <w:p w14:paraId="700D425C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03139A20" w14:textId="545AB127" w:rsidR="00206F70" w:rsidRDefault="00206F70" w:rsidP="00E05EC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E05EC4">
        <w:rPr>
          <w:b/>
          <w:bCs/>
          <w:sz w:val="24"/>
          <w:szCs w:val="24"/>
          <w:cs/>
        </w:rPr>
        <w:t>၉။ ယာဉ်မောင်း</w:t>
      </w:r>
      <w:r w:rsidR="008053B6">
        <w:rPr>
          <w:rFonts w:hint="cs"/>
          <w:b/>
          <w:bCs/>
          <w:sz w:val="24"/>
          <w:szCs w:val="24"/>
          <w:cs/>
        </w:rPr>
        <w:t xml:space="preserve">၏ </w:t>
      </w:r>
      <w:r w:rsidRPr="00E05EC4">
        <w:rPr>
          <w:b/>
          <w:bCs/>
          <w:sz w:val="24"/>
          <w:szCs w:val="24"/>
          <w:cs/>
        </w:rPr>
        <w:t>ခွင့်</w:t>
      </w:r>
      <w:ins w:id="887" w:author="Frontiir Legal" w:date="2026-10-09T11:13:00Z">
        <w:r w:rsidR="006106C2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ယူမှု</w:t>
        </w:r>
        <w:r w:rsidR="006106C2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</w:ins>
      <w:r w:rsidRPr="00E05EC4">
        <w:rPr>
          <w:b/>
          <w:bCs/>
          <w:sz w:val="24"/>
          <w:szCs w:val="24"/>
          <w:cs/>
        </w:rPr>
        <w:t xml:space="preserve">နှင့် </w:t>
      </w:r>
      <w:ins w:id="888" w:author="Frontiir Legal" w:date="2026-10-09T11:13:00Z">
        <w:r w:rsidR="006106C2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အလုပ်တက်ရောက်မှုမှတ်တမ်း</w:t>
        </w:r>
      </w:ins>
      <w:del w:id="889" w:author="Frontiir Legal" w:date="2026-10-09T11:13:00Z">
        <w:r w:rsidRPr="00E05EC4" w:rsidDel="006106C2">
          <w:rPr>
            <w:rFonts w:ascii="Pyidaungsu" w:hAnsi="Pyidaungsu" w:cs="Pyidaungsu"/>
            <w:b/>
            <w:bCs/>
            <w:sz w:val="24"/>
            <w:szCs w:val="24"/>
          </w:rPr>
          <w:delText>Attendance</w:delText>
        </w:r>
      </w:del>
    </w:p>
    <w:p w14:paraId="4ABBEC89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20C7A65" w14:textId="3B6D6D07" w:rsidR="00206F70" w:rsidRPr="00967602" w:rsidRDefault="00206F70" w:rsidP="00720292">
      <w:pPr>
        <w:spacing w:line="240" w:lineRule="auto"/>
        <w:jc w:val="both"/>
        <w:rPr>
          <w:rFonts w:ascii="Pyidaungsu" w:hAnsi="Pyidaungsu" w:cs="Pyidaungsu"/>
          <w:color w:val="FF0000"/>
          <w:sz w:val="24"/>
          <w:szCs w:val="24"/>
          <w:rPrChange w:id="890" w:author="ASUS" w:date="2026-10-10T11:06:00Z">
            <w:rPr>
              <w:rFonts w:ascii="Pyidaungsu" w:hAnsi="Pyidaungsu" w:cs="Pyidaungsu"/>
              <w:sz w:val="24"/>
              <w:szCs w:val="24"/>
            </w:rPr>
          </w:rPrChange>
        </w:rPr>
      </w:pPr>
      <w:r w:rsidRPr="00E05EC4">
        <w:rPr>
          <w:sz w:val="24"/>
          <w:szCs w:val="24"/>
          <w:cs/>
        </w:rPr>
        <w:t>၉.၁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rFonts w:ascii="Pyidaungsu" w:hAnsi="Pyidaungsu" w:cs="Pyidaungsu"/>
          <w:sz w:val="24"/>
          <w:szCs w:val="24"/>
          <w:cs/>
        </w:rPr>
        <w:tab/>
      </w:r>
      <w:del w:id="891" w:author="Frontiir Legal" w:date="2026-10-09T11:14:00Z">
        <w:r w:rsidR="00E05EC4"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892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ငှားရမ်းမည့်</w:delText>
        </w:r>
        <w:r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893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ယာဉ်နှင့် </w:delText>
        </w:r>
      </w:del>
      <w:r w:rsidRPr="0010026A">
        <w:rPr>
          <w:color w:val="000000" w:themeColor="text1"/>
          <w:sz w:val="24"/>
          <w:szCs w:val="24"/>
          <w:cs/>
          <w:rPrChange w:id="894" w:author="ASUS" w:date="2026-10-10T11:35:00Z">
            <w:rPr>
              <w:sz w:val="24"/>
              <w:szCs w:val="24"/>
              <w:cs/>
            </w:rPr>
          </w:rPrChange>
        </w:rPr>
        <w:t>တာဝန်ပေးအပ်ထားသ</w:t>
      </w:r>
      <w:ins w:id="895" w:author="Frontiir Legal" w:date="2026-10-09T11:14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96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ည့်</w:t>
        </w:r>
      </w:ins>
      <w:del w:id="897" w:author="Frontiir Legal" w:date="2026-10-09T11:14:00Z">
        <w:r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898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ော</w:delText>
        </w:r>
      </w:del>
      <w:r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899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="00E05EC4" w:rsidRPr="0010026A">
        <w:rPr>
          <w:color w:val="000000" w:themeColor="text1"/>
          <w:sz w:val="24"/>
          <w:szCs w:val="24"/>
          <w:cs/>
          <w:rPrChange w:id="900" w:author="ASUS" w:date="2026-10-10T11:35:00Z">
            <w:rPr>
              <w:sz w:val="24"/>
              <w:szCs w:val="24"/>
              <w:cs/>
            </w:rPr>
          </w:rPrChange>
        </w:rPr>
        <w:t>ယာဉ်မောင်း</w:t>
      </w:r>
      <w:ins w:id="901" w:author="Frontiir Legal" w:date="2026-10-09T11:14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02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သည်</w:t>
        </w:r>
      </w:ins>
      <w:del w:id="903" w:author="Frontiir Legal" w:date="2026-10-09T11:14:00Z">
        <w:r w:rsidR="00E05EC4"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904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မှ</w:delText>
        </w:r>
      </w:del>
      <w:r w:rsidR="00E05EC4"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905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Pr="0010026A">
        <w:rPr>
          <w:color w:val="000000" w:themeColor="text1"/>
          <w:sz w:val="24"/>
          <w:szCs w:val="24"/>
          <w:cs/>
          <w:rPrChange w:id="906" w:author="ASUS" w:date="2026-10-10T11:35:00Z">
            <w:rPr>
              <w:sz w:val="24"/>
              <w:szCs w:val="24"/>
              <w:cs/>
            </w:rPr>
          </w:rPrChange>
        </w:rPr>
        <w:t xml:space="preserve"> ခွင့်ယူ</w:t>
      </w:r>
      <w:ins w:id="907" w:author="Frontiir Legal" w:date="2026-10-09T11:15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08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ရန်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09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10026A">
        <w:rPr>
          <w:color w:val="000000" w:themeColor="text1"/>
          <w:sz w:val="24"/>
          <w:szCs w:val="24"/>
          <w:cs/>
          <w:rPrChange w:id="910" w:author="ASUS" w:date="2026-10-10T11:35:00Z">
            <w:rPr>
              <w:sz w:val="24"/>
              <w:szCs w:val="24"/>
              <w:cs/>
            </w:rPr>
          </w:rPrChange>
        </w:rPr>
        <w:t xml:space="preserve">လိုပါက </w:t>
      </w:r>
      <w:r w:rsidR="00E05EC4" w:rsidRPr="0010026A">
        <w:rPr>
          <w:color w:val="000000" w:themeColor="text1"/>
          <w:sz w:val="24"/>
          <w:szCs w:val="24"/>
          <w:cs/>
          <w:rPrChange w:id="911" w:author="ASUS" w:date="2026-10-10T11:35:00Z">
            <w:rPr>
              <w:sz w:val="24"/>
              <w:szCs w:val="24"/>
              <w:cs/>
            </w:rPr>
          </w:rPrChange>
        </w:rPr>
        <w:t xml:space="preserve">အငှားချထားသူသည် </w:t>
      </w:r>
      <w:r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912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="00E05EC4" w:rsidRPr="0010026A">
        <w:rPr>
          <w:color w:val="000000" w:themeColor="text1"/>
          <w:sz w:val="24"/>
          <w:szCs w:val="24"/>
          <w:cs/>
          <w:rPrChange w:id="913" w:author="ASUS" w:date="2026-10-10T11:35:00Z">
            <w:rPr>
              <w:sz w:val="24"/>
              <w:szCs w:val="24"/>
              <w:cs/>
            </w:rPr>
          </w:rPrChange>
        </w:rPr>
        <w:t>အငှားယူ</w:t>
      </w:r>
      <w:ins w:id="914" w:author="Frontiir Legal" w:date="2026-10-09T11:15:00Z">
        <w:r w:rsidR="006106C2" w:rsidRPr="0010026A">
          <w:rPr>
            <w:rFonts w:ascii="Pyidaungsu" w:hAnsi="Pyidaungsu" w:cs="Pyidaungsu"/>
            <w:color w:val="000000" w:themeColor="text1"/>
            <w:sz w:val="24"/>
            <w:szCs w:val="24"/>
            <w:rPrChange w:id="915" w:author="ASUS" w:date="2026-10-10T11:35:00Z">
              <w:rPr>
                <w:rFonts w:ascii="Pyidaungsu" w:hAnsi="Pyidaungsu" w:cs="Pyidaungsu"/>
                <w:sz w:val="24"/>
                <w:szCs w:val="24"/>
              </w:rPr>
            </w:rPrChange>
          </w:rPr>
          <w:t xml:space="preserve"> </w:t>
        </w:r>
      </w:ins>
      <w:r w:rsidR="00E05EC4" w:rsidRPr="0010026A">
        <w:rPr>
          <w:color w:val="000000" w:themeColor="text1"/>
          <w:sz w:val="24"/>
          <w:szCs w:val="24"/>
          <w:cs/>
          <w:rPrChange w:id="916" w:author="ASUS" w:date="2026-10-10T11:35:00Z">
            <w:rPr>
              <w:sz w:val="24"/>
              <w:szCs w:val="24"/>
              <w:cs/>
            </w:rPr>
          </w:rPrChange>
        </w:rPr>
        <w:t>သူ</w:t>
      </w:r>
      <w:r w:rsidRPr="0010026A">
        <w:rPr>
          <w:color w:val="000000" w:themeColor="text1"/>
          <w:sz w:val="24"/>
          <w:szCs w:val="24"/>
          <w:cs/>
          <w:rPrChange w:id="917" w:author="ASUS" w:date="2026-10-10T11:35:00Z">
            <w:rPr>
              <w:sz w:val="24"/>
              <w:szCs w:val="24"/>
              <w:cs/>
            </w:rPr>
          </w:rPrChange>
        </w:rPr>
        <w:t>၏ သက်ဆိုင်ရာ တာဝန်ရှိသူထံသို့ အနည်းဆုံး (၁</w:t>
      </w:r>
      <w:r w:rsidR="00E05EC4"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918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>)</w:t>
      </w:r>
      <w:r w:rsidRPr="0010026A">
        <w:rPr>
          <w:color w:val="000000" w:themeColor="text1"/>
          <w:sz w:val="24"/>
          <w:szCs w:val="24"/>
          <w:cs/>
          <w:rPrChange w:id="919" w:author="ASUS" w:date="2026-10-10T11:35:00Z">
            <w:rPr>
              <w:sz w:val="24"/>
              <w:szCs w:val="24"/>
              <w:cs/>
            </w:rPr>
          </w:rPrChange>
        </w:rPr>
        <w:t>ရက် ကြိုတင်၍ အကြောင်းကြားရမည်။</w:t>
      </w:r>
      <w:ins w:id="920" w:author="ASUS" w:date="2026-10-10T11:35:00Z">
        <w:r w:rsidR="0010026A">
          <w:rPr>
            <w:color w:val="000000" w:themeColor="text1"/>
            <w:sz w:val="24"/>
            <w:szCs w:val="24"/>
          </w:rPr>
          <w:t xml:space="preserve"> Leave Form </w:t>
        </w:r>
        <w:r w:rsidR="0010026A" w:rsidRPr="0010026A">
          <w:rPr>
            <w:color w:val="000000" w:themeColor="text1"/>
            <w:sz w:val="24"/>
            <w:szCs w:val="24"/>
            <w:cs/>
            <w:rPrChange w:id="921" w:author="ASUS" w:date="2026-10-10T11:35:00Z">
              <w:rPr>
                <w:color w:val="FF0000"/>
                <w:sz w:val="24"/>
                <w:szCs w:val="24"/>
                <w:cs/>
              </w:rPr>
            </w:rPrChange>
          </w:rPr>
          <w:t>ခွင့်တင်လွှာကို မဖြစ်မနေ တင်သွင်းရမည်။</w:t>
        </w:r>
      </w:ins>
      <w:ins w:id="922" w:author="Frontiir Legal" w:date="2026-10-09T11:15:00Z">
        <w:r w:rsidR="006106C2" w:rsidRPr="0010026A">
          <w:rPr>
            <w:rFonts w:ascii="Pyidaungsu" w:hAnsi="Pyidaungsu" w:cs="Pyidaungsu"/>
            <w:color w:val="000000" w:themeColor="text1"/>
            <w:sz w:val="24"/>
            <w:szCs w:val="24"/>
            <w:rPrChange w:id="923" w:author="ASUS" w:date="2026-10-10T11:35:00Z">
              <w:rPr>
                <w:rFonts w:ascii="Pyidaungsu" w:hAnsi="Pyidaungsu" w:cs="Pyidaungsu"/>
                <w:sz w:val="24"/>
                <w:szCs w:val="24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24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အရေးပေါ်အခြေအနေကြောင့်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25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26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ကြိုတင်အကြောင်းကြားရန်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27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28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မဖြစ်နိုင်ပါက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29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930" w:author="Frontiir Legal" w:date="2026-10-09T11:16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31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အမြန်ဆုံး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32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33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အသိပေးရမည်။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934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</w:p>
    <w:p w14:paraId="140D9824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3C03415" w14:textId="04E796BE" w:rsidR="007520F0" w:rsidDel="0010026A" w:rsidRDefault="00206F70" w:rsidP="00187D07">
      <w:pPr>
        <w:spacing w:line="240" w:lineRule="auto"/>
        <w:jc w:val="both"/>
        <w:rPr>
          <w:ins w:id="935" w:author="Frontiir Legal" w:date="2026-10-09T11:19:00Z"/>
          <w:del w:id="936" w:author="ASUS" w:date="2026-10-10T11:35:00Z"/>
        </w:rPr>
      </w:pPr>
      <w:del w:id="937" w:author="ASUS" w:date="2026-10-10T11:35:00Z">
        <w:r w:rsidRPr="00E05EC4" w:rsidDel="0010026A">
          <w:rPr>
            <w:sz w:val="24"/>
            <w:szCs w:val="24"/>
            <w:cs/>
          </w:rPr>
          <w:delText>၉.၂</w:delText>
        </w:r>
        <w:r w:rsidR="007520F0" w:rsidDel="0010026A">
          <w:rPr>
            <w:rFonts w:hint="cs"/>
            <w:sz w:val="24"/>
            <w:szCs w:val="24"/>
            <w:cs/>
          </w:rPr>
          <w:delText>။</w:delText>
        </w:r>
        <w:r w:rsidR="007520F0" w:rsidDel="0010026A">
          <w:rPr>
            <w:rFonts w:ascii="Pyidaungsu" w:hAnsi="Pyidaungsu" w:cs="Pyidaungsu"/>
            <w:sz w:val="24"/>
            <w:szCs w:val="24"/>
            <w:cs/>
          </w:rPr>
          <w:tab/>
        </w:r>
      </w:del>
      <w:ins w:id="938" w:author="Frontiir Legal" w:date="2026-10-09T11:16:00Z">
        <w:del w:id="939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40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ယာဉ်မောင်း၏ခွင့်ယူမှု၊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41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42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အလုပ်တက်ရောက်နိုင်ခြင်းမရှိမှု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43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944" w:author="Frontiir Legal" w:date="2026-10-09T11:17:00Z">
        <w:del w:id="945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46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47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48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အခြားအကြောင်းရင်းတစ်ရပ်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49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50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ကြောင့်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51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52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ဝန်ဆောင်မှုမပေးနိုင်ပါက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53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954" w:author="ASUS" w:date="2026-10-10T11:35:00Z">
        <w:r w:rsidR="007520F0" w:rsidRPr="00967602" w:rsidDel="0010026A">
          <w:rPr>
            <w:color w:val="FF0000"/>
            <w:sz w:val="24"/>
            <w:szCs w:val="24"/>
            <w:cs/>
            <w:lang w:val="x-none"/>
            <w:rPrChange w:id="955" w:author="ASUS" w:date="2026-10-10T11:06:00Z">
              <w:rPr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="007520F0" w:rsidRPr="00967602" w:rsidDel="0010026A">
          <w:rPr>
            <w:color w:val="FF0000"/>
            <w:sz w:val="24"/>
            <w:szCs w:val="24"/>
            <w:cs/>
            <w:rPrChange w:id="956" w:author="ASUS" w:date="2026-10-10T11:06:00Z">
              <w:rPr>
                <w:sz w:val="24"/>
                <w:szCs w:val="24"/>
                <w:cs/>
              </w:rPr>
            </w:rPrChange>
          </w:rPr>
          <w:delText>ငှားချထားသူသည်</w:delText>
        </w:r>
      </w:del>
      <w:ins w:id="957" w:author="Frontiir Legal" w:date="2026-10-09T11:17:00Z">
        <w:del w:id="958" w:author="ASUS" w:date="2026-10-10T11:35:00Z">
          <w:r w:rsidR="006106C2" w:rsidRPr="00967602" w:rsidDel="0010026A">
            <w:rPr>
              <w:rFonts w:ascii="Pyidaungsu" w:hAnsi="Pyidaungsu" w:cs="Pyidaungsu"/>
              <w:color w:val="FF0000"/>
              <w:sz w:val="24"/>
              <w:szCs w:val="24"/>
              <w:rPrChange w:id="959" w:author="ASUS" w:date="2026-10-10T11:06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60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အငှားယူသူ၏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61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962" w:author="Frontiir Legal" w:date="2026-10-09T11:18:00Z">
        <w:del w:id="963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64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လုပ်ငန်းဆောင်ရွက်မှုများ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65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66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မထိခိုက်စေရန်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67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68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သတ်မှတ်ထားသည့်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69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70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အလုပ်ချိန်အတွင်း</w:delText>
          </w:r>
        </w:del>
      </w:ins>
      <w:del w:id="971" w:author="ASUS" w:date="2026-10-10T11:35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2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3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ယာဉ်မောင်း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4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5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ခွင့်ယူမှုကြောင့် </w:delText>
        </w:r>
        <w:r w:rsidR="004A45E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6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အငှားယူသူ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7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၏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8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လုပ်ငန်းဆောင်ရွက်မှု မထိခိုက်</w:delText>
        </w:r>
        <w:r w:rsidR="004A45E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79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80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စေရန်</w:delText>
        </w:r>
        <w:r w:rsidR="00720292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81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အတွက်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82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လိုအပ်ပါက အစားထိုးယာဉ်မောင်းကို </w:delText>
        </w:r>
        <w:r w:rsidRPr="00967602" w:rsidDel="0010026A">
          <w:rPr>
            <w:color w:val="FF0000"/>
            <w:sz w:val="24"/>
            <w:szCs w:val="24"/>
            <w:cs/>
            <w:rPrChange w:id="983" w:author="ASUS" w:date="2026-10-10T11:06:00Z">
              <w:rPr>
                <w:sz w:val="24"/>
                <w:szCs w:val="24"/>
                <w:cs/>
              </w:rPr>
            </w:rPrChange>
          </w:rPr>
          <w:delText>(၂) နာရီ</w:delText>
        </w:r>
      </w:del>
      <w:ins w:id="984" w:author="Frontiir Legal" w:date="2026-10-09T11:18:00Z">
        <w:del w:id="985" w:author="ASUS" w:date="2026-10-10T11:35:00Z"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86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ထက်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87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88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နောက်အကျဘဲ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89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990" w:author="Frontiir Legal" w:date="2026-10-09T11:19:00Z">
        <w:del w:id="991" w:author="ASUS" w:date="2026-10-10T11:35:00Z"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92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သင့်လျော်သော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993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994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အစားထိုးယာဉ်မောင်းကို</w:delText>
          </w:r>
        </w:del>
      </w:ins>
      <w:del w:id="995" w:author="ASUS" w:date="2026-10-10T11:35:00Z"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lang w:val="x-none"/>
            <w:rPrChange w:id="996" w:author="ASUS" w:date="2026-10-10T11:06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997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တွင်း</w:delText>
        </w:r>
        <w:r w:rsidRPr="00967602" w:rsidDel="0010026A">
          <w:rPr>
            <w:color w:val="FF0000"/>
            <w:sz w:val="24"/>
            <w:szCs w:val="24"/>
            <w:cs/>
            <w:rPrChange w:id="998" w:author="ASUS" w:date="2026-10-10T11:06:00Z">
              <w:rPr>
                <w:sz w:val="24"/>
                <w:szCs w:val="24"/>
                <w:cs/>
              </w:rPr>
            </w:rPrChange>
          </w:rPr>
          <w:delText xml:space="preserve"> စီစဉ်ပေးရမည်။</w:delText>
        </w:r>
        <w:r w:rsidRPr="00967602" w:rsidDel="0010026A">
          <w:rPr>
            <w:color w:val="FF0000"/>
            <w:rPrChange w:id="999" w:author="ASUS" w:date="2026-10-10T11:06:00Z">
              <w:rPr/>
            </w:rPrChange>
          </w:rPr>
          <w:delText xml:space="preserve">  </w:delText>
        </w:r>
      </w:del>
    </w:p>
    <w:p w14:paraId="7F557202" w14:textId="2701EAD0" w:rsidR="00DF0006" w:rsidRPr="00967602" w:rsidDel="0010026A" w:rsidRDefault="00DF0006" w:rsidP="00187D07">
      <w:pPr>
        <w:spacing w:line="240" w:lineRule="auto"/>
        <w:jc w:val="both"/>
        <w:rPr>
          <w:ins w:id="1000" w:author="Frontiir Legal" w:date="2026-10-09T11:21:00Z"/>
          <w:del w:id="1001" w:author="ASUS" w:date="2026-10-10T11:36:00Z"/>
          <w:color w:val="FF0000"/>
          <w:rPrChange w:id="1002" w:author="ASUS" w:date="2026-10-10T11:07:00Z">
            <w:rPr>
              <w:ins w:id="1003" w:author="Frontiir Legal" w:date="2026-10-09T11:21:00Z"/>
              <w:del w:id="1004" w:author="ASUS" w:date="2026-10-10T11:36:00Z"/>
              <w:lang w:val="x-none"/>
            </w:rPr>
          </w:rPrChange>
        </w:rPr>
      </w:pPr>
      <w:ins w:id="1005" w:author="Frontiir Legal" w:date="2026-10-09T11:19:00Z">
        <w:del w:id="1006" w:author="ASUS" w:date="2026-10-10T11:36:00Z">
          <w:r w:rsidDel="0010026A">
            <w:rPr>
              <w:cs/>
              <w:lang w:val="x-none"/>
            </w:rPr>
            <w:delText>၉.၃။</w:delText>
          </w:r>
          <w:r w:rsidDel="0010026A">
            <w:rPr>
              <w:lang w:val="x-none"/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07" w:author="ASUS" w:date="2026-10-10T11:07:00Z">
                <w:rPr>
                  <w:cs/>
                  <w:lang w:val="x-none"/>
                </w:rPr>
              </w:rPrChange>
            </w:rPr>
            <w:delText>အစားထိုးယာဉ်မောင်းသည်</w:delText>
          </w:r>
          <w:r w:rsidRPr="00967602" w:rsidDel="0010026A">
            <w:rPr>
              <w:color w:val="FF0000"/>
              <w:lang w:val="x-none"/>
              <w:rPrChange w:id="1008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09" w:author="ASUS" w:date="2026-10-10T11:07:00Z">
                <w:rPr>
                  <w:cs/>
                  <w:lang w:val="x-none"/>
                </w:rPr>
              </w:rPrChange>
            </w:rPr>
            <w:delText>ဤစာချုပ်ပါ</w:delText>
          </w:r>
          <w:r w:rsidRPr="00967602" w:rsidDel="0010026A">
            <w:rPr>
              <w:color w:val="FF0000"/>
              <w:lang w:val="x-none"/>
              <w:rPrChange w:id="1010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11" w:author="ASUS" w:date="2026-10-10T11:07:00Z">
                <w:rPr>
                  <w:cs/>
                  <w:lang w:val="x-none"/>
                </w:rPr>
              </w:rPrChange>
            </w:rPr>
            <w:delText>အရည်အချင်းနှင့်</w:delText>
          </w:r>
          <w:r w:rsidRPr="00967602" w:rsidDel="0010026A">
            <w:rPr>
              <w:color w:val="FF0000"/>
              <w:lang w:val="x-none"/>
              <w:rPrChange w:id="1012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  <w:ins w:id="1013" w:author="Frontiir Legal" w:date="2026-10-09T11:20:00Z">
        <w:del w:id="1014" w:author="ASUS" w:date="2026-10-10T11:36:00Z">
          <w:r w:rsidRPr="00967602" w:rsidDel="0010026A">
            <w:rPr>
              <w:color w:val="FF0000"/>
              <w:cs/>
              <w:lang w:val="x-none"/>
              <w:rPrChange w:id="1015" w:author="ASUS" w:date="2026-10-10T11:07:00Z">
                <w:rPr>
                  <w:cs/>
                  <w:lang w:val="x-none"/>
                </w:rPr>
              </w:rPrChange>
            </w:rPr>
            <w:delText>လိုင်စင်သတ်မှတ်ချက်များကို</w:delText>
          </w:r>
          <w:r w:rsidRPr="00967602" w:rsidDel="0010026A">
            <w:rPr>
              <w:color w:val="FF0000"/>
              <w:lang w:val="x-none"/>
              <w:rPrChange w:id="1016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17" w:author="ASUS" w:date="2026-10-10T11:07:00Z">
                <w:rPr>
                  <w:cs/>
                  <w:lang w:val="x-none"/>
                </w:rPr>
              </w:rPrChange>
            </w:rPr>
            <w:delText>ပြည့်မီရမည်။</w:delText>
          </w:r>
          <w:r w:rsidRPr="00967602" w:rsidDel="0010026A">
            <w:rPr>
              <w:color w:val="FF0000"/>
              <w:lang w:val="x-none"/>
              <w:rPrChange w:id="1018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19" w:author="ASUS" w:date="2026-10-10T11:07:00Z">
                <w:rPr>
                  <w:cs/>
                  <w:lang w:val="x-none"/>
                </w:rPr>
              </w:rPrChange>
            </w:rPr>
            <w:delText>အစားထိုးယာဉ်မောင်း၏</w:delText>
          </w:r>
          <w:r w:rsidRPr="00967602" w:rsidDel="0010026A">
            <w:rPr>
              <w:color w:val="FF0000"/>
              <w:lang w:val="x-none"/>
              <w:rPrChange w:id="1020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21" w:author="ASUS" w:date="2026-10-10T11:07:00Z">
                <w:rPr>
                  <w:cs/>
                  <w:lang w:val="x-none"/>
                </w:rPr>
              </w:rPrChange>
            </w:rPr>
            <w:delText>ဝန်ဆောင်မှုအတွက်</w:delText>
          </w:r>
          <w:r w:rsidRPr="00967602" w:rsidDel="0010026A">
            <w:rPr>
              <w:color w:val="FF0000"/>
              <w:lang w:val="x-none"/>
              <w:rPrChange w:id="1022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23" w:author="ASUS" w:date="2026-10-10T11:07:00Z">
                <w:rPr>
                  <w:cs/>
                  <w:lang w:val="x-none"/>
                </w:rPr>
              </w:rPrChange>
            </w:rPr>
            <w:delText>ထပ်ဆောင်းခကြေးငွေကို</w:delText>
          </w:r>
          <w:r w:rsidRPr="00967602" w:rsidDel="0010026A">
            <w:rPr>
              <w:color w:val="FF0000"/>
              <w:lang w:val="x-none"/>
              <w:rPrChange w:id="1024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25" w:author="ASUS" w:date="2026-10-10T11:07:00Z">
                <w:rPr>
                  <w:cs/>
                  <w:lang w:val="x-none"/>
                </w:rPr>
              </w:rPrChange>
            </w:rPr>
            <w:delText>အငှားယူသူ၏</w:delText>
          </w:r>
          <w:r w:rsidRPr="00967602" w:rsidDel="0010026A">
            <w:rPr>
              <w:color w:val="FF0000"/>
              <w:lang w:val="x-none"/>
              <w:rPrChange w:id="1026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  <w:ins w:id="1027" w:author="Frontiir Legal" w:date="2026-10-09T11:21:00Z">
        <w:del w:id="1028" w:author="ASUS" w:date="2026-10-10T11:36:00Z">
          <w:r w:rsidRPr="00967602" w:rsidDel="0010026A">
            <w:rPr>
              <w:color w:val="FF0000"/>
              <w:cs/>
              <w:lang w:val="x-none"/>
              <w:rPrChange w:id="1029" w:author="ASUS" w:date="2026-10-10T11:07:00Z">
                <w:rPr>
                  <w:cs/>
                  <w:lang w:val="x-none"/>
                </w:rPr>
              </w:rPrChange>
            </w:rPr>
            <w:delText>ကြိုတင်စာဖြင့်</w:delText>
          </w:r>
          <w:r w:rsidRPr="00967602" w:rsidDel="0010026A">
            <w:rPr>
              <w:color w:val="FF0000"/>
              <w:lang w:val="x-none"/>
              <w:rPrChange w:id="1030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31" w:author="ASUS" w:date="2026-10-10T11:07:00Z">
                <w:rPr>
                  <w:cs/>
                  <w:lang w:val="x-none"/>
                </w:rPr>
              </w:rPrChange>
            </w:rPr>
            <w:delText>သဘောတူညီချက်မရှိဘဲ</w:delText>
          </w:r>
          <w:r w:rsidRPr="00967602" w:rsidDel="0010026A">
            <w:rPr>
              <w:color w:val="FF0000"/>
              <w:lang w:val="x-none"/>
              <w:rPrChange w:id="1032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33" w:author="ASUS" w:date="2026-10-10T11:07:00Z">
                <w:rPr>
                  <w:cs/>
                  <w:lang w:val="x-none"/>
                </w:rPr>
              </w:rPrChange>
            </w:rPr>
            <w:delText>တောင်ခံခြင်း</w:delText>
          </w:r>
          <w:r w:rsidRPr="00967602" w:rsidDel="0010026A">
            <w:rPr>
              <w:color w:val="FF0000"/>
              <w:lang w:val="x-none"/>
              <w:rPrChange w:id="1034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1035" w:author="ASUS" w:date="2026-10-10T11:07:00Z">
                <w:rPr>
                  <w:cs/>
                  <w:lang w:val="x-none"/>
                </w:rPr>
              </w:rPrChange>
            </w:rPr>
            <w:delText>မပြုရပါ။</w:delText>
          </w:r>
          <w:r w:rsidRPr="00967602" w:rsidDel="0010026A">
            <w:rPr>
              <w:color w:val="FF0000"/>
              <w:lang w:val="x-none"/>
              <w:rPrChange w:id="1036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</w:p>
    <w:p w14:paraId="1E43885F" w14:textId="2F512D8A" w:rsidR="00DF0006" w:rsidRDefault="00DF0006" w:rsidP="00187D07">
      <w:pPr>
        <w:spacing w:line="240" w:lineRule="auto"/>
        <w:jc w:val="both"/>
        <w:rPr>
          <w:rFonts w:cstheme="minorBidi"/>
          <w:lang w:val="x-none"/>
        </w:rPr>
      </w:pPr>
      <w:ins w:id="1037" w:author="Frontiir Legal" w:date="2026-10-09T11:21:00Z">
        <w:r>
          <w:rPr>
            <w:cs/>
            <w:lang w:val="x-none"/>
          </w:rPr>
          <w:t>၉.</w:t>
        </w:r>
      </w:ins>
      <w:ins w:id="1038" w:author="ASUS" w:date="2026-10-15T16:01:00Z">
        <w:r w:rsidR="00577A3B">
          <w:rPr>
            <w:rFonts w:hint="cs"/>
            <w:cs/>
            <w:lang w:val="x-none"/>
          </w:rPr>
          <w:t>၂</w:t>
        </w:r>
      </w:ins>
      <w:ins w:id="1039" w:author="Frontiir Legal" w:date="2026-10-09T11:21:00Z">
        <w:del w:id="1040" w:author="ASUS" w:date="2026-10-15T16:01:00Z">
          <w:r w:rsidDel="00577A3B">
            <w:rPr>
              <w:cs/>
              <w:lang w:val="x-none"/>
            </w:rPr>
            <w:delText>၄</w:delText>
          </w:r>
        </w:del>
        <w:r>
          <w:rPr>
            <w:cs/>
            <w:lang w:val="x-none"/>
          </w:rPr>
          <w:t>။</w:t>
        </w:r>
        <w:r>
          <w:rPr>
            <w:lang w:val="x-none"/>
          </w:rPr>
          <w:t xml:space="preserve"> </w:t>
        </w:r>
        <w:r>
          <w:rPr>
            <w:lang w:val="x-none"/>
          </w:rPr>
          <w:tab/>
        </w:r>
        <w:r>
          <w:rPr>
            <w:cs/>
            <w:lang w:val="x-none"/>
          </w:rPr>
          <w:t>အငှားချထားသူသည်</w:t>
        </w:r>
        <w:r>
          <w:rPr>
            <w:lang w:val="x-none"/>
          </w:rPr>
          <w:t xml:space="preserve"> </w:t>
        </w:r>
      </w:ins>
      <w:ins w:id="1041" w:author="Frontiir Legal" w:date="2026-10-09T11:22:00Z">
        <w:r>
          <w:rPr>
            <w:cs/>
            <w:lang w:val="x-none"/>
          </w:rPr>
          <w:t>ယာဉ်မောင်း၏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အလုပ်တက်ရောက်မှုနှင့်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ဝန်ဆောင်မှုပေးခဲ့သည့်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အချိန်များကို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မှတ်တမ်းတင်ထားပြီး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အငှားယူသူက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တောင်းဆိုပါက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သက်ဆိုင်ရာမှတ်တမ်းများကို</w:t>
        </w:r>
        <w:r>
          <w:rPr>
            <w:lang w:val="x-none"/>
          </w:rPr>
          <w:t xml:space="preserve"> </w:t>
        </w:r>
      </w:ins>
      <w:ins w:id="1042" w:author="Frontiir Legal" w:date="2026-10-09T11:23:00Z">
        <w:r>
          <w:rPr>
            <w:cs/>
            <w:lang w:val="x-none"/>
          </w:rPr>
          <w:t>တင်ပြရမည်။</w:t>
        </w:r>
        <w:r>
          <w:rPr>
            <w:lang w:val="x-none"/>
          </w:rPr>
          <w:t xml:space="preserve"> </w:t>
        </w:r>
      </w:ins>
    </w:p>
    <w:p w14:paraId="50F04C12" w14:textId="77777777" w:rsidR="00720292" w:rsidRPr="00720292" w:rsidRDefault="00720292" w:rsidP="00187D07">
      <w:pPr>
        <w:spacing w:line="240" w:lineRule="auto"/>
        <w:jc w:val="both"/>
        <w:rPr>
          <w:rFonts w:cstheme="minorBidi"/>
        </w:rPr>
      </w:pPr>
    </w:p>
    <w:p w14:paraId="0F9AEDBD" w14:textId="77777777" w:rsidR="008053B6" w:rsidRPr="008053B6" w:rsidRDefault="008053B6" w:rsidP="00E05EC4">
      <w:pPr>
        <w:jc w:val="both"/>
        <w:rPr>
          <w:rFonts w:cstheme="minorBidi"/>
        </w:rPr>
      </w:pPr>
    </w:p>
    <w:p w14:paraId="63553378" w14:textId="77777777" w:rsidR="004A6D26" w:rsidRDefault="004A6D26" w:rsidP="00187D07">
      <w:pPr>
        <w:spacing w:line="240" w:lineRule="auto"/>
        <w:rPr>
          <w:ins w:id="1043" w:author="ASUS" w:date="2026-10-15T15:31:00Z"/>
          <w:b/>
          <w:bCs/>
          <w:sz w:val="24"/>
          <w:szCs w:val="24"/>
        </w:rPr>
      </w:pPr>
    </w:p>
    <w:p w14:paraId="7CD964B4" w14:textId="77777777" w:rsidR="004A6D26" w:rsidRDefault="004A6D26" w:rsidP="00187D07">
      <w:pPr>
        <w:spacing w:line="240" w:lineRule="auto"/>
        <w:rPr>
          <w:ins w:id="1044" w:author="ASUS" w:date="2026-10-15T15:31:00Z"/>
          <w:b/>
          <w:bCs/>
          <w:sz w:val="24"/>
          <w:szCs w:val="24"/>
        </w:rPr>
      </w:pPr>
    </w:p>
    <w:p w14:paraId="0297691E" w14:textId="56A46C3E" w:rsidR="007520F0" w:rsidRDefault="007520F0" w:rsidP="00187D07">
      <w:pPr>
        <w:spacing w:line="240" w:lineRule="auto"/>
        <w:rPr>
          <w:rFonts w:ascii="Pyidaungsu" w:hAnsi="Pyidaungsu" w:cs="Pyidaungsu"/>
          <w:b/>
          <w:bCs/>
          <w:sz w:val="24"/>
          <w:szCs w:val="24"/>
        </w:rPr>
      </w:pPr>
      <w:r w:rsidRPr="007520F0">
        <w:rPr>
          <w:b/>
          <w:bCs/>
          <w:sz w:val="24"/>
          <w:szCs w:val="24"/>
          <w:cs/>
        </w:rPr>
        <w:lastRenderedPageBreak/>
        <w:t xml:space="preserve">၁၀။ </w:t>
      </w:r>
      <w:r>
        <w:rPr>
          <w:rFonts w:hint="cs"/>
          <w:b/>
          <w:bCs/>
          <w:sz w:val="24"/>
          <w:szCs w:val="24"/>
          <w:cs/>
        </w:rPr>
        <w:t>ငှားရမ်းမည့်</w:t>
      </w:r>
      <w:r w:rsidRPr="007520F0">
        <w:rPr>
          <w:b/>
          <w:bCs/>
          <w:sz w:val="24"/>
          <w:szCs w:val="24"/>
          <w:cs/>
        </w:rPr>
        <w:t>ယာဥ်</w:t>
      </w:r>
      <w:r>
        <w:rPr>
          <w:rFonts w:ascii="Pyidaungsu" w:hAnsi="Pyidaungsu" w:cs="Pyidaungsu" w:hint="cs"/>
          <w:b/>
          <w:bCs/>
          <w:sz w:val="24"/>
          <w:szCs w:val="24"/>
          <w:cs/>
        </w:rPr>
        <w:t xml:space="preserve"> </w:t>
      </w:r>
      <w:r w:rsidRPr="007520F0">
        <w:rPr>
          <w:b/>
          <w:bCs/>
          <w:sz w:val="24"/>
          <w:szCs w:val="24"/>
          <w:cs/>
        </w:rPr>
        <w:t>နှင့်</w:t>
      </w:r>
      <w:r>
        <w:rPr>
          <w:rFonts w:ascii="Pyidaungsu" w:hAnsi="Pyidaungsu" w:cs="Pyidaungsu" w:hint="cs"/>
          <w:b/>
          <w:bCs/>
          <w:sz w:val="24"/>
          <w:szCs w:val="24"/>
          <w:cs/>
        </w:rPr>
        <w:t xml:space="preserve"> </w:t>
      </w:r>
      <w:r w:rsidRPr="007520F0">
        <w:rPr>
          <w:b/>
          <w:bCs/>
          <w:sz w:val="24"/>
          <w:szCs w:val="24"/>
          <w:cs/>
        </w:rPr>
        <w:t xml:space="preserve">ယာဥ်မောင်း </w:t>
      </w:r>
      <w:r w:rsidR="008053B6">
        <w:rPr>
          <w:rFonts w:hint="cs"/>
          <w:b/>
          <w:bCs/>
          <w:sz w:val="24"/>
          <w:szCs w:val="24"/>
          <w:cs/>
        </w:rPr>
        <w:t xml:space="preserve">ပြောင်းလဲမှု </w:t>
      </w:r>
    </w:p>
    <w:p w14:paraId="45F6BC4A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5A858BA" w14:textId="00DA9FF0" w:rsidR="007520F0" w:rsidRDefault="007520F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520F0">
        <w:rPr>
          <w:sz w:val="24"/>
          <w:szCs w:val="24"/>
          <w:cs/>
        </w:rPr>
        <w:t>၁၀.၁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7520F0">
        <w:rPr>
          <w:sz w:val="24"/>
          <w:szCs w:val="24"/>
          <w:cs/>
        </w:rPr>
        <w:t xml:space="preserve"> အငှားချထားသူသည်</w:t>
      </w:r>
      <w:del w:id="1045" w:author="Frontiir Legal" w:date="2026-10-09T11:23:00Z"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  <w:r w:rsidDel="00B601BD">
          <w:rPr>
            <w:rFonts w:ascii="Pyidaungsu" w:hAnsi="Pyidaungsu" w:cs="Pyidaungsu" w:hint="cs"/>
            <w:sz w:val="24"/>
            <w:szCs w:val="24"/>
            <w:cs/>
          </w:rPr>
          <w:delText>မိမိ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ငှားရမ်း</w:t>
      </w:r>
      <w:r>
        <w:rPr>
          <w:rFonts w:hint="cs"/>
          <w:sz w:val="24"/>
          <w:szCs w:val="24"/>
          <w:cs/>
        </w:rPr>
        <w:t>မည့်</w:t>
      </w:r>
      <w:r>
        <w:rPr>
          <w:sz w:val="24"/>
          <w:szCs w:val="24"/>
          <w:cs/>
        </w:rPr>
        <w:t>ယာဉ်</w:t>
      </w:r>
      <w:ins w:id="1046" w:author="Frontiir Legal" w:date="2026-10-09T11:24:00Z">
        <w:r w:rsidR="00B601BD">
          <w:rPr>
            <w:rFonts w:ascii="Pyidaungsu" w:hAnsi="Pyidaungsu" w:cs="Pyidaungsu"/>
            <w:sz w:val="24"/>
            <w:szCs w:val="24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တာဝန်ပေးအပ်ထားသည့်</w:t>
        </w:r>
      </w:ins>
      <w:del w:id="1047" w:author="Frontiir Legal" w:date="2026-10-09T11:24:00Z">
        <w:r w:rsidDel="00B601BD">
          <w:rPr>
            <w:rFonts w:ascii="Pyidaungsu" w:hAnsi="Pyidaungsu" w:cs="Pyidaungsu"/>
            <w:sz w:val="24"/>
            <w:szCs w:val="24"/>
            <w:cs/>
            <w:lang w:val="x-none"/>
          </w:rPr>
          <w:delText>၊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ယာဉ်မောင်း</w:t>
      </w:r>
      <w:ins w:id="1048" w:author="Frontiir Legal" w:date="2026-10-09T11:24:00Z">
        <w:r w:rsidR="00B601BD">
          <w:rPr>
            <w:rFonts w:ascii="Pyidaungsu" w:hAnsi="Pyidaungsu" w:cs="Pyidaungsu"/>
            <w:sz w:val="24"/>
            <w:szCs w:val="24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049" w:author="Frontiir Legal" w:date="2026-10-09T11:24:00Z">
        <w:r w:rsidDel="00B601BD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>နှင့်ပတ်သက်၍</w:delText>
        </w:r>
      </w:del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ပြောင်းလဲ</w:t>
      </w:r>
      <w:ins w:id="1050" w:author="Frontiir Legal" w:date="2026-10-09T11:24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လိုပါက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051" w:author="Frontiir Legal" w:date="2026-10-09T11:25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သက်ဆိုင်ရာတာဝန်ရှိသူထံသို့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အနည်းဆုံး</w:t>
        </w:r>
      </w:ins>
      <w:del w:id="1052" w:author="Frontiir Legal" w:date="2026-10-09T11:24:00Z">
        <w:r w:rsidDel="00B601BD">
          <w:rPr>
            <w:rFonts w:ascii="Pyidaungsu" w:hAnsi="Pyidaungsu" w:cs="Pyidaungsu" w:hint="cs"/>
            <w:sz w:val="24"/>
            <w:szCs w:val="24"/>
            <w:cs/>
          </w:rPr>
          <w:delText>မှုတစ်စုံတစ်ရာ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del w:id="1053" w:author="Frontiir Legal" w:date="2026-10-09T11:25:00Z">
        <w:r w:rsidDel="00B601BD">
          <w:rPr>
            <w:rFonts w:ascii="Pyidaungsu" w:hAnsi="Pyidaungsu" w:cs="Pyidaungsu" w:hint="cs"/>
            <w:sz w:val="24"/>
            <w:szCs w:val="24"/>
            <w:cs/>
          </w:rPr>
          <w:delText>ဆောင်ရွက်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 ပြုလုပ်လိုပါက </w:delText>
        </w:r>
        <w:r w:rsidDel="00B601BD">
          <w:rPr>
            <w:rFonts w:ascii="Pyidaungsu" w:hAnsi="Pyidaungsu" w:cs="Pyidaungsu" w:hint="cs"/>
            <w:sz w:val="24"/>
            <w:szCs w:val="24"/>
            <w:cs/>
          </w:rPr>
          <w:delText>အငှားယူသူ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၏ သက်ဆိုင်ရာ တာဝန်ရှိသူထံသို့ </w:delText>
        </w:r>
      </w:del>
      <w:r w:rsidRPr="007520F0">
        <w:rPr>
          <w:sz w:val="24"/>
          <w:szCs w:val="24"/>
          <w:cs/>
        </w:rPr>
        <w:t>(၁၄</w:t>
      </w:r>
      <w:r>
        <w:rPr>
          <w:rFonts w:ascii="Pyidaungsu" w:hAnsi="Pyidaungsu" w:cs="Pyidaungsu"/>
          <w:sz w:val="24"/>
          <w:szCs w:val="24"/>
          <w:cs/>
        </w:rPr>
        <w:t>)</w:t>
      </w:r>
      <w:r w:rsidRPr="007520F0">
        <w:rPr>
          <w:sz w:val="24"/>
          <w:szCs w:val="24"/>
          <w:cs/>
        </w:rPr>
        <w:t>ရက်ကြိုတင်၍ စာဖြင့် အသိ</w:t>
      </w:r>
      <w:r w:rsidR="004A45E6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 xml:space="preserve">ပေး </w:t>
      </w:r>
      <w:r w:rsidRPr="007520F0">
        <w:rPr>
          <w:sz w:val="24"/>
          <w:szCs w:val="24"/>
          <w:cs/>
        </w:rPr>
        <w:t>အကြောင်းကြားရမည်။</w:t>
      </w:r>
    </w:p>
    <w:p w14:paraId="64B8D619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1169046" w14:textId="61BF0A46" w:rsidR="008053B6" w:rsidRDefault="008053B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၁၀</w:t>
      </w:r>
      <w:r w:rsidRPr="00E05EC4">
        <w:rPr>
          <w:rFonts w:ascii="Pyidaungsu" w:hAnsi="Pyidaungsu" w:cs="Pyidaungsu"/>
          <w:sz w:val="24"/>
          <w:szCs w:val="24"/>
          <w:cs/>
        </w:rPr>
        <w:t>.</w:t>
      </w:r>
      <w:r>
        <w:rPr>
          <w:rFonts w:hint="cs"/>
          <w:sz w:val="24"/>
          <w:szCs w:val="24"/>
          <w:cs/>
        </w:rPr>
        <w:t>၂။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ins w:id="1054" w:author="Frontiir Legal" w:date="2026-10-09T11:25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ယာဉ်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sz w:val="24"/>
          <w:szCs w:val="24"/>
          <w:cs/>
        </w:rPr>
        <w:t>ယာဉ်မောင်းအစားထိုး</w:t>
      </w:r>
      <w:ins w:id="1055" w:author="Frontiir Legal" w:date="2026-10-09T11:26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မှုသည်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သတ်မှတ်ချက်များနှင့်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ကိုက်ညီရမည်ဖြစ်ပြီး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056" w:author="Frontiir Legal" w:date="2026-10-09T11:27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သဘောတူညီချက်ကို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ရယူရမည်။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အစားထိုးယာဉ်သည်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မူလယာဉ်နှင့်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အမျိုးအစား၊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အသုံးပြ</w:t>
        </w:r>
      </w:ins>
      <w:ins w:id="1057" w:author="Frontiir Legal" w:date="2026-10-09T11:28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ု</w:t>
        </w:r>
      </w:ins>
      <w:ins w:id="1058" w:author="Frontiir Legal" w:date="2026-10-09T11:27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နိုင်စွမ်း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059" w:author="Frontiir Legal" w:date="2026-10-09T11:28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ဘေးကင်းလုံခြုံမှုတို့အရ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သင်လျော်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စွာ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ကိုက်ညီရမည်။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060" w:author="Frontiir Legal" w:date="2026-10-09T11:25:00Z">
        <w:r w:rsidRPr="00E05EC4" w:rsidDel="00B601BD">
          <w:rPr>
            <w:rFonts w:ascii="Pyidaungsu" w:hAnsi="Pyidaungsu" w:cs="Pyidaungsu"/>
            <w:sz w:val="24"/>
            <w:szCs w:val="24"/>
            <w:cs/>
            <w:lang w:val="x-none"/>
          </w:rPr>
          <w:delText>ရ</w:delText>
        </w:r>
        <w:r w:rsidRPr="00E05EC4" w:rsidDel="00B601BD">
          <w:rPr>
            <w:rFonts w:ascii="Pyidaungsu" w:hAnsi="Pyidaungsu" w:cs="Pyidaungsu"/>
            <w:sz w:val="24"/>
            <w:szCs w:val="24"/>
            <w:cs/>
          </w:rPr>
          <w:delText>န်</w:delText>
        </w:r>
      </w:del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del w:id="1061" w:author="Frontiir Legal" w:date="2026-10-09T11:28:00Z">
        <w:r w:rsidRPr="00E05EC4" w:rsidDel="00B601BD">
          <w:rPr>
            <w:rFonts w:ascii="Pyidaungsu" w:hAnsi="Pyidaungsu" w:cs="Pyidaungsu"/>
            <w:sz w:val="24"/>
            <w:szCs w:val="24"/>
            <w:cs/>
          </w:rPr>
          <w:delText>လိုအပ်ပါက အငှားချထားသူမှ သင့်လျော်သော အစားထိုးယာဉ်မောင်းကို စီစဉ်ပေးရမည်။</w:delText>
        </w:r>
      </w:del>
    </w:p>
    <w:p w14:paraId="3FD8CD6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9A9B073" w14:textId="04F0CEAE" w:rsidR="007520F0" w:rsidRPr="007520F0" w:rsidRDefault="007520F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520F0">
        <w:rPr>
          <w:sz w:val="24"/>
          <w:szCs w:val="24"/>
          <w:cs/>
        </w:rPr>
        <w:t>၁၀.</w:t>
      </w:r>
      <w:r w:rsidR="004A45E6">
        <w:rPr>
          <w:rFonts w:hint="cs"/>
          <w:sz w:val="24"/>
          <w:szCs w:val="24"/>
          <w:cs/>
        </w:rPr>
        <w:t>၃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7520F0">
        <w:rPr>
          <w:sz w:val="24"/>
          <w:szCs w:val="24"/>
          <w:cs/>
        </w:rPr>
        <w:t>အရေးပေါ်အခြေအနေ</w:t>
      </w:r>
      <w:r>
        <w:rPr>
          <w:rFonts w:hint="cs"/>
          <w:sz w:val="24"/>
          <w:szCs w:val="24"/>
          <w:cs/>
        </w:rPr>
        <w:t>များ</w:t>
      </w:r>
      <w:r w:rsidRPr="007520F0">
        <w:rPr>
          <w:sz w:val="24"/>
          <w:szCs w:val="24"/>
          <w:cs/>
        </w:rPr>
        <w:t xml:space="preserve">ကြောင့် ကြိုတင်အကြောင်းကြားရန် </w:t>
      </w:r>
      <w:r>
        <w:rPr>
          <w:rFonts w:hint="cs"/>
          <w:sz w:val="24"/>
          <w:szCs w:val="24"/>
          <w:cs/>
        </w:rPr>
        <w:t>အဆင်မပြေခဲ့ပါက</w:t>
      </w:r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ins w:id="1062" w:author="Frontiir Legal" w:date="2026-10-09T11:29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အငှားချထားသည်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7520F0">
        <w:rPr>
          <w:sz w:val="24"/>
          <w:szCs w:val="24"/>
          <w:cs/>
          <w:lang w:val="x-none"/>
        </w:rPr>
        <w:t>ဖ</w:t>
      </w:r>
      <w:r w:rsidRPr="007520F0">
        <w:rPr>
          <w:sz w:val="24"/>
          <w:szCs w:val="24"/>
          <w:cs/>
        </w:rPr>
        <w:t>ြစ်ပေါ်သည့်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7520F0">
        <w:rPr>
          <w:sz w:val="24"/>
          <w:szCs w:val="24"/>
          <w:cs/>
        </w:rPr>
        <w:t>အခြေအနေ</w:t>
      </w:r>
      <w:ins w:id="1063" w:author="Frontiir Legal" w:date="2026-10-09T11:29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ပြောင်းလဲရသည့်</w:t>
        </w:r>
      </w:ins>
      <w:ins w:id="1064" w:author="Frontiir Legal" w:date="2026-10-09T11:30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အကြောင်းအရင်းနှင့်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အစားထိုးစီစဉ်မှုတို့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ကို</w:t>
        </w:r>
      </w:ins>
      <w:del w:id="1065" w:author="Frontiir Legal" w:date="2026-10-09T11:29:00Z">
        <w:r w:rsidRPr="007520F0" w:rsidDel="00AC0E1C">
          <w:rPr>
            <w:rFonts w:ascii="Pyidaungsu" w:hAnsi="Pyidaungsu" w:cs="Pyidaungsu"/>
            <w:sz w:val="24"/>
            <w:szCs w:val="24"/>
            <w:cs/>
          </w:rPr>
          <w:delText>ကို</w:delText>
        </w:r>
      </w:del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အငှားယူသူ</w:t>
      </w:r>
      <w:r w:rsidRPr="007520F0">
        <w:rPr>
          <w:sz w:val="24"/>
          <w:szCs w:val="24"/>
          <w:cs/>
        </w:rPr>
        <w:t>ထံသို့ အမြန်ဆုံး အကြောင်းကြားရမည်။</w:t>
      </w:r>
    </w:p>
    <w:p w14:paraId="7B4D520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6B20EB8" w14:textId="41043A4C" w:rsidR="007520F0" w:rsidDel="004A6D26" w:rsidRDefault="008053B6" w:rsidP="00187D07">
      <w:pPr>
        <w:spacing w:line="240" w:lineRule="auto"/>
        <w:rPr>
          <w:del w:id="1066" w:author="ASUS" w:date="2026-10-15T15:31:00Z"/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</w:t>
      </w:r>
      <w:r w:rsidR="00DA4B36">
        <w:rPr>
          <w:rFonts w:hint="cs"/>
          <w:b/>
          <w:bCs/>
          <w:sz w:val="24"/>
          <w:szCs w:val="24"/>
          <w:cs/>
        </w:rPr>
        <w:t>၁</w:t>
      </w:r>
      <w:r w:rsidR="007520F0" w:rsidRPr="007520F0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7520F0" w:rsidRPr="007520F0">
        <w:rPr>
          <w:b/>
          <w:bCs/>
          <w:sz w:val="24"/>
          <w:szCs w:val="24"/>
          <w:cs/>
        </w:rPr>
        <w:t>ယာဉ်မတော်တဆမှု</w:t>
      </w:r>
      <w:ins w:id="1067" w:author="Frontiir Legal" w:date="2026-10-09T11:30:00Z"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၊</w:t>
        </w:r>
        <w:r w:rsidR="00AC0E1C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အာမခံ</w:t>
        </w:r>
        <w:r w:rsidR="00AC0E1C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</w:ins>
      <w:r w:rsidR="007520F0" w:rsidRPr="007520F0">
        <w:rPr>
          <w:b/>
          <w:bCs/>
          <w:sz w:val="24"/>
          <w:szCs w:val="24"/>
          <w:cs/>
        </w:rPr>
        <w:t xml:space="preserve">နှင့် </w:t>
      </w:r>
      <w:ins w:id="1068" w:author="Frontiir Legal" w:date="2026-10-09T11:31:00Z"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နစ်နာမှုများ</w:t>
        </w:r>
      </w:ins>
      <w:del w:id="1069" w:author="Frontiir Legal" w:date="2026-10-09T11:30:00Z">
        <w:r w:rsidR="007520F0" w:rsidRPr="007520F0" w:rsidDel="00AC0E1C">
          <w:rPr>
            <w:rFonts w:ascii="Pyidaungsu" w:hAnsi="Pyidaungsu" w:cs="Pyidaungsu"/>
            <w:b/>
            <w:bCs/>
            <w:sz w:val="24"/>
            <w:szCs w:val="24"/>
            <w:cs/>
          </w:rPr>
          <w:delText>အစားထိုးယာဉ်</w:delText>
        </w:r>
      </w:del>
    </w:p>
    <w:p w14:paraId="23E6ABDF" w14:textId="77777777" w:rsidR="00187D07" w:rsidRDefault="00187D07" w:rsidP="004A6D26">
      <w:pPr>
        <w:spacing w:line="240" w:lineRule="auto"/>
        <w:rPr>
          <w:rFonts w:ascii="Pyidaungsu" w:hAnsi="Pyidaungsu" w:cs="Pyidaungsu"/>
          <w:sz w:val="24"/>
          <w:szCs w:val="24"/>
        </w:rPr>
        <w:pPrChange w:id="1070" w:author="ASUS" w:date="2026-10-15T15:31:00Z">
          <w:pPr>
            <w:spacing w:line="120" w:lineRule="auto"/>
            <w:ind w:firstLine="720"/>
            <w:jc w:val="both"/>
          </w:pPr>
        </w:pPrChange>
      </w:pPr>
    </w:p>
    <w:p w14:paraId="37EB93D8" w14:textId="21324E8E" w:rsidR="007520F0" w:rsidRPr="00967602" w:rsidDel="0010026A" w:rsidRDefault="008053B6" w:rsidP="00187D07">
      <w:pPr>
        <w:spacing w:line="240" w:lineRule="auto"/>
        <w:jc w:val="both"/>
        <w:rPr>
          <w:del w:id="1071" w:author="ASUS" w:date="2026-10-10T11:36:00Z"/>
          <w:rFonts w:ascii="Pyidaungsu" w:hAnsi="Pyidaungsu" w:cs="Pyidaungsu"/>
          <w:color w:val="FF0000"/>
          <w:sz w:val="24"/>
          <w:szCs w:val="24"/>
          <w:rPrChange w:id="1072" w:author="ASUS" w:date="2026-10-10T11:07:00Z">
            <w:rPr>
              <w:del w:id="1073" w:author="ASUS" w:date="2026-10-10T11:36:00Z"/>
              <w:rFonts w:ascii="Pyidaungsu" w:hAnsi="Pyidaungsu" w:cs="Pyidaungsu"/>
              <w:sz w:val="24"/>
              <w:szCs w:val="24"/>
            </w:rPr>
          </w:rPrChange>
        </w:rPr>
      </w:pPr>
      <w:del w:id="1074" w:author="ASUS" w:date="2026-10-10T11:36:00Z">
        <w:r w:rsidRPr="00967602" w:rsidDel="0010026A">
          <w:rPr>
            <w:color w:val="FF0000"/>
            <w:sz w:val="24"/>
            <w:szCs w:val="24"/>
            <w:cs/>
            <w:rPrChange w:id="1075" w:author="ASUS" w:date="2026-10-10T11:07:00Z">
              <w:rPr>
                <w:sz w:val="24"/>
                <w:szCs w:val="24"/>
                <w:cs/>
              </w:rPr>
            </w:rPrChange>
          </w:rPr>
          <w:delText>၁</w:delText>
        </w:r>
        <w:r w:rsidR="00DA4B36" w:rsidRPr="00967602" w:rsidDel="0010026A">
          <w:rPr>
            <w:color w:val="FF0000"/>
            <w:sz w:val="24"/>
            <w:szCs w:val="24"/>
            <w:cs/>
            <w:rPrChange w:id="1076" w:author="ASUS" w:date="2026-10-10T11:07:00Z">
              <w:rPr>
                <w:sz w:val="24"/>
                <w:szCs w:val="24"/>
                <w:cs/>
              </w:rPr>
            </w:rPrChange>
          </w:rPr>
          <w:delText>၁</w:delText>
        </w:r>
        <w:r w:rsidR="007520F0" w:rsidRPr="00967602" w:rsidDel="0010026A">
          <w:rPr>
            <w:color w:val="FF0000"/>
            <w:sz w:val="24"/>
            <w:szCs w:val="24"/>
            <w:cs/>
            <w:rPrChange w:id="1077" w:author="ASUS" w:date="2026-10-10T11:07:00Z">
              <w:rPr>
                <w:sz w:val="24"/>
                <w:szCs w:val="24"/>
                <w:cs/>
              </w:rPr>
            </w:rPrChange>
          </w:rPr>
          <w:delText>.၁</w:delText>
        </w:r>
        <w:r w:rsidR="00DA4B36" w:rsidRPr="00967602" w:rsidDel="0010026A">
          <w:rPr>
            <w:color w:val="FF0000"/>
            <w:sz w:val="24"/>
            <w:szCs w:val="24"/>
            <w:cs/>
            <w:rPrChange w:id="1078" w:author="ASUS" w:date="2026-10-10T11:07:00Z">
              <w:rPr>
                <w:sz w:val="24"/>
                <w:szCs w:val="24"/>
                <w:cs/>
              </w:rPr>
            </w:rPrChange>
          </w:rPr>
          <w:delText>။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079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tab/>
        </w:r>
      </w:del>
      <w:ins w:id="1080" w:author="Frontiir Legal" w:date="2026-10-09T11:32:00Z">
        <w:del w:id="1081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8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ငှားရမ်းမည့်ယာဉ်သည်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08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8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ယာဉ်မတော်တဆမှုဖြစ်ပွားခြင်း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08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86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087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1088" w:author="Frontiir Legal" w:date="2026-10-09T11:33:00Z">
        <w:del w:id="1089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9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အခြားအကြောင်းရင်း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09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9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တစ်ရပ်ရပ်</w:delText>
          </w:r>
        </w:del>
      </w:ins>
      <w:del w:id="1093" w:author="ASUS" w:date="2026-10-10T11:36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094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</w:delText>
        </w:r>
        <w:r w:rsidR="007520F0" w:rsidRPr="00967602" w:rsidDel="0010026A">
          <w:rPr>
            <w:color w:val="FF0000"/>
            <w:sz w:val="24"/>
            <w:szCs w:val="24"/>
            <w:cs/>
            <w:rPrChange w:id="1095" w:author="ASUS" w:date="2026-10-10T11:07:00Z">
              <w:rPr>
                <w:sz w:val="24"/>
                <w:szCs w:val="24"/>
                <w:cs/>
              </w:rPr>
            </w:rPrChange>
          </w:rPr>
          <w:delText>ကြော</w:delText>
        </w:r>
      </w:del>
      <w:ins w:id="1096" w:author="Frontiir Legal" w:date="2026-10-09T11:33:00Z">
        <w:del w:id="1097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098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င့်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099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0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အသုံးပြု၍မရပါက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0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0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အငှားချထားသူသည်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0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0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အငှားယူသူ၏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0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1106" w:author="Frontiir Legal" w:date="2026-10-09T11:34:00Z">
        <w:del w:id="1107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08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လုပ်ငန်းဆောင်ရွက်မှုများ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09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1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မထိခိုက်စေရန်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1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1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သင့်လျော်သော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1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1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အစားထိုးမော်တော်ယာဉ်၊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1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16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အစားထိုးယာဉ်မောင်းနှင့်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17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18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လောင်စာဆီပါဝင်သည့်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19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1120" w:author="Frontiir Legal" w:date="2026-10-09T11:35:00Z">
        <w:del w:id="1121" w:author="ASUS" w:date="2026-10-10T11:36:00Z"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112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ဝန်ဆောင်မှုကို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112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1124" w:author="ASUS" w:date="2026-10-10T11:36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25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င်းအမျိုးမျိုးကြောင့် 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26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ငှားရမ်းမည့်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27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ယာဉ် မတော်တဆမှု ဖြစ်ပေါ်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28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လာ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29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ပါက အငှားချထားသူ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0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1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သည် အငှားယူသူ၏ လုပ်ငန်းဆောင်ရွက်မှု မထိခိုက်စေရန် အစားထိုးမော်တော်ယာဉ်၊ အစားထိုးယာဉ်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2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3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မောင်း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4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5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နှင့် လောင်စာဆီ (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rPrChange w:id="1136" w:author="ASUS" w:date="2026-10-10T11:07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Fuel)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1137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တို့ကို</w:delText>
        </w:r>
        <w:r w:rsidR="007520F0" w:rsidRPr="00967602" w:rsidDel="0010026A">
          <w:rPr>
            <w:color w:val="FF0000"/>
            <w:sz w:val="24"/>
            <w:szCs w:val="24"/>
            <w:cs/>
            <w:rPrChange w:id="1138" w:author="ASUS" w:date="2026-10-10T11:07:00Z">
              <w:rPr>
                <w:sz w:val="24"/>
                <w:szCs w:val="24"/>
                <w:cs/>
              </w:rPr>
            </w:rPrChange>
          </w:rPr>
          <w:delText xml:space="preserve"> (၂) နာရီအတွင်း စီစဉ်ပေးရမည်။</w:delText>
        </w:r>
      </w:del>
    </w:p>
    <w:p w14:paraId="0A507F06" w14:textId="77777777" w:rsidR="001B78D5" w:rsidRDefault="001B78D5" w:rsidP="001B78D5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39387A1" w14:textId="584CE697" w:rsidR="007520F0" w:rsidRDefault="00DA4B36" w:rsidP="00187D07">
      <w:pPr>
        <w:spacing w:line="240" w:lineRule="auto"/>
        <w:jc w:val="both"/>
        <w:rPr>
          <w:ins w:id="1139" w:author="Frontiir Legal" w:date="2026-10-09T11:38:00Z"/>
          <w:rFonts w:ascii="Pyidaungsu" w:hAnsi="Pyidaungsu"/>
          <w:sz w:val="24"/>
          <w:szCs w:val="24"/>
          <w:lang w:val="x-none"/>
        </w:rPr>
      </w:pPr>
      <w:r>
        <w:rPr>
          <w:rFonts w:hint="cs"/>
          <w:sz w:val="24"/>
          <w:szCs w:val="24"/>
          <w:cs/>
        </w:rPr>
        <w:t>၁၁.</w:t>
      </w:r>
      <w:ins w:id="1140" w:author="ASUS" w:date="2026-10-15T16:01:00Z">
        <w:r w:rsidR="00577A3B">
          <w:rPr>
            <w:rFonts w:hint="cs"/>
            <w:sz w:val="24"/>
            <w:szCs w:val="24"/>
            <w:cs/>
          </w:rPr>
          <w:t>၁</w:t>
        </w:r>
      </w:ins>
      <w:del w:id="1141" w:author="ASUS" w:date="2026-10-15T16:01:00Z">
        <w:r w:rsidDel="00577A3B">
          <w:rPr>
            <w:rFonts w:hint="cs"/>
            <w:sz w:val="24"/>
            <w:szCs w:val="24"/>
            <w:cs/>
          </w:rPr>
          <w:delText>၂</w:delText>
        </w:r>
      </w:del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="007520F0" w:rsidRPr="007520F0">
        <w:rPr>
          <w:sz w:val="24"/>
          <w:szCs w:val="24"/>
          <w:cs/>
        </w:rPr>
        <w:t xml:space="preserve">ယာဉ်မတော်တဆမှု ဖြစ်ပွားပါက အငှားချထားသူသည် သက်ဆိုင်ရာ </w:t>
      </w:r>
      <w:ins w:id="1142" w:author="Frontiir Legal" w:date="2026-10-09T11:36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အာမခံကုမ္ပဏီ</w:t>
        </w:r>
      </w:ins>
      <w:del w:id="1143" w:author="Frontiir Legal" w:date="2026-10-09T11:36:00Z">
        <w:r w:rsidR="007520F0" w:rsidRPr="007520F0" w:rsidDel="00EE6546">
          <w:rPr>
            <w:rFonts w:ascii="Pyidaungsu" w:hAnsi="Pyidaungsu" w:cs="Pyidaungsu"/>
            <w:sz w:val="24"/>
            <w:szCs w:val="24"/>
          </w:rPr>
          <w:delText xml:space="preserve">Insurance Company </w:delText>
        </w:r>
      </w:del>
      <w:r w:rsidR="007520F0" w:rsidRPr="007520F0">
        <w:rPr>
          <w:sz w:val="24"/>
          <w:szCs w:val="24"/>
          <w:cs/>
        </w:rPr>
        <w:t>နှင့် သက်ဆိုင်ရာ အာဏာပိုင်အဖွဲ့အစည်းများထံ လိုအပ်သည့် အကြောင်းကြား</w:t>
      </w:r>
      <w:ins w:id="1144" w:author="Frontiir Legal" w:date="2026-10-09T11:37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မှုများ</w:t>
        </w:r>
      </w:ins>
      <w:del w:id="1145" w:author="Frontiir Legal" w:date="2026-10-09T11:37:00Z">
        <w:r w:rsidR="007520F0" w:rsidRPr="007520F0" w:rsidDel="00EE6546">
          <w:rPr>
            <w:rFonts w:ascii="Pyidaungsu" w:hAnsi="Pyidaungsu" w:cs="Pyidaungsu"/>
            <w:sz w:val="24"/>
            <w:szCs w:val="24"/>
            <w:cs/>
          </w:rPr>
          <w:delText>ခြင်း</w:delText>
        </w:r>
      </w:del>
      <w:r w:rsidR="007520F0" w:rsidRPr="007520F0">
        <w:rPr>
          <w:sz w:val="24"/>
          <w:szCs w:val="24"/>
          <w:cs/>
        </w:rPr>
        <w:t xml:space="preserve">နှင့် လုပ်ထုံးလုပ်နည်းများကို </w:t>
      </w:r>
      <w:ins w:id="1146" w:author="Frontiir Legal" w:date="2026-10-09T11:37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သက်ဆိုင်ရာဥပဒေများနှင့်အညီ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7520F0" w:rsidRPr="007520F0">
        <w:rPr>
          <w:sz w:val="24"/>
          <w:szCs w:val="24"/>
          <w:cs/>
          <w:lang w:val="x-none"/>
        </w:rPr>
        <w:t>အ</w:t>
      </w:r>
      <w:r w:rsidR="007520F0" w:rsidRPr="007520F0">
        <w:rPr>
          <w:sz w:val="24"/>
          <w:szCs w:val="24"/>
          <w:cs/>
        </w:rPr>
        <w:t>ချိန်မီ ဆောင်ရွက်ရမည်။</w:t>
      </w:r>
      <w:ins w:id="1147" w:author="Frontiir Legal" w:date="2026-10-09T11:37:00Z">
        <w:r w:rsidR="00EE6546">
          <w:rPr>
            <w:rFonts w:ascii="Pyidaungsu" w:hAnsi="Pyidaungsu" w:cs="Pyidaungsu"/>
            <w:sz w:val="24"/>
            <w:szCs w:val="24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အငှားယူသူထံသို့လည်း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ဖြစ်ပွားသည့်</w:t>
        </w:r>
      </w:ins>
      <w:ins w:id="1148" w:author="Frontiir Legal" w:date="2026-10-09T11:38:00Z"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အခြေအနေနှင့်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ဆောင်ရွက်ထားသည့်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လုပ်ငန်းစဉ်များကို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အမြန်ဆုံး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အသိပေးရမည်။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9301C96" w14:textId="1937186F" w:rsidR="00EE6546" w:rsidRDefault="00EE6546" w:rsidP="00187D07">
      <w:pPr>
        <w:spacing w:line="240" w:lineRule="auto"/>
        <w:jc w:val="both"/>
        <w:rPr>
          <w:ins w:id="1149" w:author="Frontiir Legal" w:date="2026-10-09T11:41:00Z"/>
          <w:rFonts w:ascii="Pyidaungsu" w:hAnsi="Pyidaungsu"/>
          <w:sz w:val="24"/>
          <w:szCs w:val="24"/>
          <w:lang w:val="x-none"/>
        </w:rPr>
      </w:pPr>
      <w:ins w:id="1150" w:author="Frontiir Legal" w:date="2026-10-09T11:38:00Z">
        <w:r>
          <w:rPr>
            <w:rFonts w:ascii="Pyidaungsu" w:hAnsi="Pyidaungsu"/>
            <w:sz w:val="24"/>
            <w:szCs w:val="24"/>
            <w:cs/>
            <w:lang w:val="x-none"/>
          </w:rPr>
          <w:t>၁၁.</w:t>
        </w:r>
      </w:ins>
      <w:ins w:id="1151" w:author="ASUS" w:date="2026-10-15T16:01:00Z">
        <w:r w:rsidR="00577A3B">
          <w:rPr>
            <w:rFonts w:ascii="Pyidaungsu" w:hAnsi="Pyidaungsu" w:hint="cs"/>
            <w:sz w:val="24"/>
            <w:szCs w:val="24"/>
            <w:cs/>
            <w:lang w:val="x-none"/>
          </w:rPr>
          <w:t>၂</w:t>
        </w:r>
      </w:ins>
      <w:ins w:id="1152" w:author="Frontiir Legal" w:date="2026-10-09T11:38:00Z">
        <w:del w:id="1153" w:author="ASUS" w:date="2026-10-15T16:01:00Z">
          <w:r w:rsidDel="00577A3B">
            <w:rPr>
              <w:rFonts w:ascii="Pyidaungsu" w:hAnsi="Pyidaungsu"/>
              <w:sz w:val="24"/>
              <w:szCs w:val="24"/>
              <w:cs/>
              <w:lang w:val="x-none"/>
            </w:rPr>
            <w:delText>၃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</w:ins>
      <w:ins w:id="1154" w:author="Frontiir Legal" w:date="2026-10-09T11:39:00Z"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ငှားရမ်းမည့်ယာဉ်အတွက်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သက်ဆိုင်ရာဥပဒေများအရ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လိုအပ်သည့်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155" w:author="Frontiir Legal" w:date="2026-10-09T11:40:00Z">
        <w:r>
          <w:rPr>
            <w:rFonts w:ascii="Pyidaungsu" w:hAnsi="Pyidaungsu"/>
            <w:sz w:val="24"/>
            <w:szCs w:val="24"/>
            <w:cs/>
            <w:lang w:val="x-none"/>
          </w:rPr>
          <w:t>အာမခံထားရှိမှုကို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ဆောင်ရွက်ထားရမည်ဖြစ်ပြီး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အာမခံသက်တမ်းတစ်လျှောက်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တရားဝင်အကျူံးဝင်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နေစေရန်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တာဝန်ယူရမည်။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21A5F12E" w14:textId="71B10B2D" w:rsidR="004A6D26" w:rsidRDefault="004C51E6" w:rsidP="00187D07">
      <w:pPr>
        <w:spacing w:line="240" w:lineRule="auto"/>
        <w:jc w:val="both"/>
        <w:rPr>
          <w:ins w:id="1156" w:author="ASUS" w:date="2026-10-15T15:32:00Z"/>
          <w:rFonts w:ascii="Pyidaungsu" w:hAnsi="Pyidaungsu"/>
          <w:sz w:val="24"/>
          <w:szCs w:val="24"/>
        </w:rPr>
      </w:pPr>
      <w:ins w:id="1157" w:author="Frontiir Legal" w:date="2026-10-09T11:41:00Z">
        <w:r>
          <w:rPr>
            <w:rFonts w:ascii="Pyidaungsu" w:hAnsi="Pyidaungsu"/>
            <w:sz w:val="24"/>
            <w:szCs w:val="24"/>
            <w:cs/>
            <w:lang w:val="x-none"/>
          </w:rPr>
          <w:t>၁၁.</w:t>
        </w:r>
      </w:ins>
      <w:ins w:id="1158" w:author="ASUS" w:date="2026-10-15T16:01:00Z">
        <w:r w:rsidR="00577A3B">
          <w:rPr>
            <w:rFonts w:ascii="Pyidaungsu" w:hAnsi="Pyidaungsu" w:hint="cs"/>
            <w:sz w:val="24"/>
            <w:szCs w:val="24"/>
            <w:cs/>
            <w:lang w:val="x-none"/>
          </w:rPr>
          <w:t>၃</w:t>
        </w:r>
      </w:ins>
      <w:bookmarkStart w:id="1159" w:name="_GoBack"/>
      <w:bookmarkEnd w:id="1159"/>
      <w:ins w:id="1160" w:author="Frontiir Legal" w:date="2026-10-09T11:41:00Z">
        <w:del w:id="1161" w:author="ASUS" w:date="2026-10-15T16:01:00Z">
          <w:r w:rsidDel="00577A3B">
            <w:rPr>
              <w:rFonts w:ascii="Pyidaungsu" w:hAnsi="Pyidaungsu"/>
              <w:sz w:val="24"/>
              <w:szCs w:val="24"/>
              <w:cs/>
              <w:lang w:val="x-none"/>
            </w:rPr>
            <w:delText>၄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မိမိ၏ပေါ့</w:t>
        </w:r>
      </w:ins>
      <w:ins w:id="1162" w:author="ASUS" w:date="2026-10-15T08:05:00Z">
        <w:r w:rsidR="008616F5">
          <w:rPr>
            <w:rFonts w:ascii="Pyidaungsu" w:hAnsi="Pyidaungsu"/>
            <w:sz w:val="24"/>
            <w:szCs w:val="24"/>
            <w:cs/>
            <w:lang w:val="x-none"/>
          </w:rPr>
          <w:t>ဆ</w:t>
        </w:r>
      </w:ins>
      <w:ins w:id="1163" w:author="Frontiir Legal" w:date="2026-10-09T11:41:00Z">
        <w:del w:id="1164" w:author="ASUS" w:date="2026-10-15T08:05:00Z">
          <w:r w:rsidDel="008616F5">
            <w:rPr>
              <w:rFonts w:ascii="Pyidaungsu" w:hAnsi="Pyidaungsu"/>
              <w:sz w:val="24"/>
              <w:szCs w:val="24"/>
              <w:cs/>
              <w:lang w:val="x-none"/>
            </w:rPr>
            <w:delText>တ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မှု၊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ယာဉ်မောင်း၏ပေါ့ဆမှု၊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ဥပဒေချိုးဖောက်မှု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165" w:author="Frontiir Legal" w:date="2026-10-09T11:42:00Z">
        <w:r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တာဝန်ဝတ္တရားများကို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မလိုက်နာမှုကြောင့်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အငှားယူသူတွင်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ဆုံးရှုံးမှု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166" w:author="Frontiir Legal" w:date="2026-10-09T11:43:00Z">
        <w:r>
          <w:rPr>
            <w:rFonts w:ascii="Pyidaungsu" w:hAnsi="Pyidaungsu"/>
            <w:sz w:val="24"/>
            <w:szCs w:val="24"/>
            <w:cs/>
            <w:lang w:val="x-none"/>
          </w:rPr>
          <w:t>နစ်နာမှုဖြစ်ပေါ်ပါက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del w:id="1167" w:author="ASUS" w:date="2026-10-15T08:19:00Z">
          <w:r w:rsidRPr="007A5CB2" w:rsidDel="0021113D">
            <w:rPr>
              <w:rFonts w:ascii="Pyidaungsu" w:hAnsi="Pyidaungsu"/>
              <w:sz w:val="24"/>
              <w:szCs w:val="24"/>
              <w:cs/>
              <w:lang w:val="x-none"/>
              <w:rPrChange w:id="1168" w:author="ASUS" w:date="2026-10-15T14:28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ဤသဘောတူကတိစာချုပ်ပါ</w:delText>
          </w:r>
          <w:r w:rsidRPr="007A5CB2" w:rsidDel="0021113D">
            <w:rPr>
              <w:rFonts w:ascii="Pyidaungsu" w:hAnsi="Pyidaungsu"/>
              <w:sz w:val="24"/>
              <w:szCs w:val="24"/>
              <w:lang w:val="x-none"/>
              <w:rPrChange w:id="1169" w:author="ASUS" w:date="2026-10-15T14:28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Pr="007A5CB2" w:rsidDel="0021113D">
            <w:rPr>
              <w:rFonts w:ascii="Pyidaungsu" w:hAnsi="Pyidaungsu"/>
              <w:sz w:val="24"/>
              <w:szCs w:val="24"/>
              <w:cs/>
              <w:lang w:val="x-none"/>
              <w:rPrChange w:id="1170" w:author="ASUS" w:date="2026-10-15T14:28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စည်းကမ်းချက်</w:delText>
          </w:r>
          <w:r w:rsidRPr="007A5CB2" w:rsidDel="0021113D">
            <w:rPr>
              <w:rFonts w:ascii="Pyidaungsu" w:hAnsi="Pyidaungsu"/>
              <w:sz w:val="24"/>
              <w:szCs w:val="24"/>
              <w:lang w:val="x-none"/>
              <w:rPrChange w:id="1171" w:author="ASUS" w:date="2026-10-15T14:28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Pr="007A5CB2" w:rsidDel="0021113D">
            <w:rPr>
              <w:rFonts w:ascii="Pyidaungsu" w:hAnsi="Pyidaungsu"/>
              <w:sz w:val="24"/>
              <w:szCs w:val="24"/>
              <w:cs/>
              <w:lang w:val="x-none"/>
              <w:rPrChange w:id="1172" w:author="ASUS" w:date="2026-10-15T14:28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များအရ</w:delText>
          </w:r>
          <w:r w:rsidRPr="007A5CB2" w:rsidDel="0021113D">
            <w:rPr>
              <w:rFonts w:ascii="Pyidaungsu" w:hAnsi="Pyidaungsu"/>
              <w:sz w:val="24"/>
              <w:szCs w:val="24"/>
              <w:lang w:val="x-none"/>
              <w:rPrChange w:id="1173" w:author="ASUS" w:date="2026-10-15T14:28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1174" w:author="ASUS" w:date="2026-10-15T08:19:00Z">
        <w:r w:rsidR="0021113D" w:rsidRPr="007A5CB2">
          <w:rPr>
            <w:rFonts w:ascii="Pyidaungsu" w:hAnsi="Pyidaungsu"/>
            <w:sz w:val="24"/>
            <w:szCs w:val="24"/>
            <w:cs/>
            <w:lang w:val="x-none"/>
            <w:rPrChange w:id="1175" w:author="ASUS" w:date="2026-10-15T14:28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ကိစ္စရပ် အပြည့်အဝ ပြီးဆုံးဖြေရှင်းသည်အထိ</w:t>
        </w:r>
        <w:r w:rsidR="0021113D" w:rsidRPr="007A5CB2">
          <w:rPr>
            <w:rFonts w:ascii="Pyidaungsu" w:hAnsi="Pyidaungsu"/>
            <w:sz w:val="24"/>
            <w:szCs w:val="24"/>
            <w:rPrChange w:id="1176" w:author="ASUS" w:date="2026-10-15T14:28:00Z">
              <w:rPr>
                <w:rFonts w:ascii="Pyidaungsu" w:hAnsi="Pyidaungsu"/>
                <w:sz w:val="24"/>
                <w:szCs w:val="24"/>
              </w:rPr>
            </w:rPrChange>
          </w:rPr>
          <w:t xml:space="preserve"> </w:t>
        </w:r>
      </w:ins>
      <w:ins w:id="1177" w:author="Frontiir Legal" w:date="2026-10-09T11:43:00Z">
        <w:r w:rsidRPr="007A5CB2">
          <w:rPr>
            <w:rFonts w:ascii="Pyidaungsu" w:hAnsi="Pyidaungsu"/>
            <w:sz w:val="24"/>
            <w:szCs w:val="24"/>
            <w:cs/>
            <w:lang w:val="x-none"/>
            <w:rPrChange w:id="1178" w:author="ASUS" w:date="2026-10-15T14:28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တာဝန်ယူရမည်။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7404EDA8" w14:textId="7C1E4255" w:rsidR="004A6D26" w:rsidRDefault="004A6D26" w:rsidP="00187D07">
      <w:pPr>
        <w:spacing w:line="240" w:lineRule="auto"/>
        <w:jc w:val="both"/>
        <w:rPr>
          <w:ins w:id="1179" w:author="ASUS" w:date="2026-10-15T15:32:00Z"/>
          <w:rFonts w:ascii="Pyidaungsu" w:hAnsi="Pyidaungsu"/>
          <w:sz w:val="24"/>
          <w:szCs w:val="24"/>
        </w:rPr>
      </w:pPr>
    </w:p>
    <w:p w14:paraId="2FE3C445" w14:textId="4FED5B9D" w:rsidR="004A6D26" w:rsidRDefault="004A6D26" w:rsidP="00187D07">
      <w:pPr>
        <w:spacing w:line="240" w:lineRule="auto"/>
        <w:jc w:val="both"/>
        <w:rPr>
          <w:ins w:id="1180" w:author="ASUS" w:date="2026-10-15T15:32:00Z"/>
          <w:rFonts w:ascii="Pyidaungsu" w:hAnsi="Pyidaungsu"/>
          <w:sz w:val="24"/>
          <w:szCs w:val="24"/>
        </w:rPr>
      </w:pPr>
    </w:p>
    <w:p w14:paraId="5FE079FD" w14:textId="41B4C497" w:rsidR="004A6D26" w:rsidRDefault="004A6D26" w:rsidP="00187D07">
      <w:pPr>
        <w:spacing w:line="240" w:lineRule="auto"/>
        <w:jc w:val="both"/>
        <w:rPr>
          <w:ins w:id="1181" w:author="ASUS" w:date="2026-10-15T15:32:00Z"/>
          <w:rFonts w:ascii="Pyidaungsu" w:hAnsi="Pyidaungsu"/>
          <w:sz w:val="24"/>
          <w:szCs w:val="24"/>
        </w:rPr>
      </w:pPr>
    </w:p>
    <w:p w14:paraId="4EE69AFD" w14:textId="77777777" w:rsidR="004A6D26" w:rsidRPr="004A6D26" w:rsidRDefault="004A6D26" w:rsidP="00187D07">
      <w:pPr>
        <w:spacing w:line="240" w:lineRule="auto"/>
        <w:jc w:val="both"/>
        <w:rPr>
          <w:rFonts w:ascii="Pyidaungsu" w:hAnsi="Pyidaungsu"/>
          <w:sz w:val="24"/>
          <w:szCs w:val="24"/>
          <w:rPrChange w:id="1182" w:author="ASUS" w:date="2026-10-15T15:32:00Z">
            <w:rPr>
              <w:rFonts w:ascii="Pyidaungsu" w:hAnsi="Pyidaungsu" w:cs="Pyidaungsu"/>
              <w:sz w:val="24"/>
              <w:szCs w:val="24"/>
              <w:lang w:val="x-none"/>
            </w:rPr>
          </w:rPrChange>
        </w:rPr>
      </w:pPr>
    </w:p>
    <w:p w14:paraId="4D25CFB0" w14:textId="77777777" w:rsidR="001B78D5" w:rsidRDefault="001B78D5" w:rsidP="001B78D5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E9D69DB" w14:textId="7B732557" w:rsidR="001B78D5" w:rsidRDefault="00B921F0" w:rsidP="00720292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B921F0">
        <w:rPr>
          <w:rFonts w:hint="cs"/>
          <w:b/>
          <w:bCs/>
          <w:sz w:val="24"/>
          <w:szCs w:val="24"/>
          <w:cs/>
        </w:rPr>
        <w:lastRenderedPageBreak/>
        <w:t>၁၂။ လျှို့ဝှက်ချက်နှင့် အချက်အလက်များ</w:t>
      </w:r>
    </w:p>
    <w:p w14:paraId="58DEA955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629EDD1D" w14:textId="3D78601C" w:rsidR="00720292" w:rsidDel="002A24E9" w:rsidRDefault="00B921F0" w:rsidP="001B78D5">
      <w:pPr>
        <w:spacing w:line="240" w:lineRule="auto"/>
        <w:jc w:val="both"/>
        <w:rPr>
          <w:del w:id="1183" w:author="Frontiir Legal" w:date="2026-10-09T11:46:00Z"/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၁၂.၁။</w:t>
      </w:r>
      <w:r>
        <w:rPr>
          <w:rFonts w:ascii="Pyidaungsu" w:hAnsi="Pyidaungsu" w:cs="Pyidaungsu"/>
          <w:sz w:val="24"/>
          <w:szCs w:val="24"/>
          <w:cs/>
        </w:rPr>
        <w:tab/>
      </w:r>
      <w:ins w:id="1184" w:author="Frontiir Legal" w:date="2026-10-09T11:45:00Z">
        <w:r w:rsidR="004C51E6">
          <w:rPr>
            <w:rFonts w:ascii="Pyidaungsu" w:hAnsi="Pyidaungsu"/>
            <w:sz w:val="24"/>
            <w:szCs w:val="24"/>
            <w:cs/>
            <w:lang w:val="x-none"/>
          </w:rPr>
          <w:t>စာချုပ်ဝင်တစ်ဦးစီသည်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ဤသဘောတူကတိစာချုပ်နှင့်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ဆက်စပ်၍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ရရှိလာသည့်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185" w:author="Frontiir Legal" w:date="2026-10-09T11:45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အငှားချထားသူနှင့် အငှားယူသူတို့သည် ဤစာချုပ်နှင့် ဆက်စပ်၍ရရှိသည့် </w:delText>
        </w:r>
      </w:del>
      <w:r>
        <w:rPr>
          <w:rFonts w:hint="cs"/>
          <w:sz w:val="24"/>
          <w:szCs w:val="24"/>
          <w:cs/>
        </w:rPr>
        <w:t>တစ်ဖက်</w:t>
      </w:r>
      <w:ins w:id="1186" w:author="Frontiir Legal" w:date="2026-10-09T11:46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စာချုပ်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ဝင်၏</w:t>
        </w:r>
      </w:ins>
      <w:del w:id="1187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ဖက်၏ </w:delText>
        </w:r>
      </w:del>
      <w:r>
        <w:rPr>
          <w:rFonts w:hint="cs"/>
          <w:sz w:val="24"/>
          <w:szCs w:val="24"/>
          <w:cs/>
        </w:rPr>
        <w:t>လျှို့ဝှက်</w:t>
      </w:r>
      <w:ins w:id="1188" w:author="Frontiir Legal" w:date="2026-10-09T11:46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အချက်အလက်များ၊</w:t>
        </w:r>
        <w:r w:rsidR="002A24E9">
          <w:rPr>
            <w:rFonts w:ascii="Pyidaungsu" w:hAnsi="Pyidaungsu" w:cs="Pyidaungsu"/>
            <w:sz w:val="24"/>
            <w:szCs w:val="24"/>
          </w:rPr>
          <w:t xml:space="preserve"> </w:t>
        </w:r>
      </w:ins>
      <w:del w:id="1189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</w:p>
    <w:p w14:paraId="52F23E10" w14:textId="77777777" w:rsidR="002A24E9" w:rsidRDefault="00B921F0" w:rsidP="001B78D5">
      <w:pPr>
        <w:spacing w:line="240" w:lineRule="auto"/>
        <w:jc w:val="both"/>
        <w:rPr>
          <w:ins w:id="1190" w:author="Frontiir Legal" w:date="2026-10-09T11:49:00Z"/>
          <w:rFonts w:ascii="Pyidaungsu" w:hAnsi="Pyidaungsu"/>
          <w:sz w:val="24"/>
          <w:szCs w:val="24"/>
          <w:lang w:val="x-none"/>
        </w:rPr>
      </w:pPr>
      <w:del w:id="1191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အချက်အလက် များ၊ </w:delText>
        </w:r>
      </w:del>
      <w:r>
        <w:rPr>
          <w:rFonts w:hint="cs"/>
          <w:sz w:val="24"/>
          <w:szCs w:val="24"/>
          <w:cs/>
        </w:rPr>
        <w:t>စီးပွားရေးဆိုင်ရာ အချက်အလက်များနှင့်</w:t>
      </w:r>
      <w:ins w:id="1192" w:author="Frontiir Legal" w:date="2026-10-09T11:46:00Z"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193" w:author="Frontiir Legal" w:date="2026-10-09T11:47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အများပြည်သူသို့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ထုတ်ဖော်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ခြင်းမပြုသင့်သည့်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1194" w:author="Frontiir Legal" w:date="2026-10-09T11:47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မဖော်ပြသင့်သော </w:delText>
        </w:r>
      </w:del>
      <w:r>
        <w:rPr>
          <w:rFonts w:hint="cs"/>
          <w:sz w:val="24"/>
          <w:szCs w:val="24"/>
          <w:cs/>
        </w:rPr>
        <w:t xml:space="preserve">အချက်အလက်များကို </w:t>
      </w:r>
      <w:ins w:id="1195" w:author="Frontiir Legal" w:date="2026-10-09T11:47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သက်ဆိုင်စာချုပ်ဝင်</w:t>
        </w:r>
      </w:ins>
      <w:del w:id="1196" w:author="Frontiir Legal" w:date="2026-10-09T11:47:00Z">
        <w:r w:rsidDel="002A24E9">
          <w:rPr>
            <w:rFonts w:ascii="Pyidaungsu" w:hAnsi="Pyidaungsu" w:cs="Pyidaungsu" w:hint="cs"/>
            <w:sz w:val="24"/>
            <w:szCs w:val="24"/>
            <w:cs/>
          </w:rPr>
          <w:delText>၎င်း</w:delText>
        </w:r>
      </w:del>
      <w:r>
        <w:rPr>
          <w:rFonts w:hint="cs"/>
          <w:sz w:val="24"/>
          <w:szCs w:val="24"/>
          <w:cs/>
        </w:rPr>
        <w:t>၏</w:t>
      </w:r>
      <w:ins w:id="1197" w:author="Frontiir Legal" w:date="2026-10-09T11:48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သဘောတူညီချက်မရှိဘဲ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1198" w:author="Frontiir Legal" w:date="2026-10-09T11:48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ကြိုတင်ရေးသားသဘောတူညီချက်မရှိဘဲ </w:delText>
        </w:r>
      </w:del>
      <w:r>
        <w:rPr>
          <w:rFonts w:hint="cs"/>
          <w:sz w:val="24"/>
          <w:szCs w:val="24"/>
          <w:cs/>
        </w:rPr>
        <w:t>တတိယပုဂ္ဂိုလ်ထံ ထုတ်ဖော်ခြင်း</w:t>
      </w:r>
      <w:ins w:id="1199" w:author="Frontiir Legal" w:date="2026-10-09T11:48:00Z">
        <w:r w:rsidR="002A24E9">
          <w:rPr>
            <w:rFonts w:ascii="Pyidaungsu" w:hAnsi="Pyidaungsu" w:cs="Pyidaungsu"/>
            <w:sz w:val="24"/>
            <w:szCs w:val="24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200" w:author="Frontiir Legal" w:date="2026-10-09T11:49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အခြားရည်ရွယ်ချက်အတွက်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အသုံးပြုခြင်းမပြုရ။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BC84E98" w14:textId="69EF94CC" w:rsidR="00B921F0" w:rsidDel="004A6D26" w:rsidRDefault="002A24E9" w:rsidP="004A6D26">
      <w:pPr>
        <w:spacing w:line="240" w:lineRule="auto"/>
        <w:jc w:val="both"/>
        <w:rPr>
          <w:ins w:id="1201" w:author="Frontiir Legal" w:date="2026-10-09T11:52:00Z"/>
          <w:del w:id="1202" w:author="ASUS" w:date="2026-10-15T15:33:00Z"/>
          <w:rFonts w:ascii="Pyidaungsu" w:hAnsi="Pyidaungsu" w:cs="Pyidaungsu"/>
          <w:sz w:val="24"/>
          <w:szCs w:val="24"/>
        </w:rPr>
        <w:pPrChange w:id="1203" w:author="ASUS" w:date="2026-10-15T15:33:00Z">
          <w:pPr>
            <w:spacing w:line="240" w:lineRule="auto"/>
            <w:jc w:val="both"/>
          </w:pPr>
        </w:pPrChange>
      </w:pPr>
      <w:ins w:id="1204" w:author="Frontiir Legal" w:date="2026-10-09T11:49:00Z">
        <w:r>
          <w:rPr>
            <w:rFonts w:ascii="Pyidaungsu" w:hAnsi="Pyidaungsu"/>
            <w:sz w:val="24"/>
            <w:szCs w:val="24"/>
            <w:cs/>
            <w:lang w:val="x-none"/>
          </w:rPr>
          <w:t>၁၂.၂</w:t>
        </w:r>
      </w:ins>
      <w:ins w:id="1205" w:author="ASUS" w:date="2026-10-15T15:34:00Z">
        <w:r w:rsidR="004A6D26">
          <w:rPr>
            <w:rFonts w:ascii="Pyidaungsu" w:hAnsi="Pyidaungsu"/>
            <w:sz w:val="24"/>
            <w:szCs w:val="24"/>
          </w:rPr>
          <w:tab/>
        </w:r>
      </w:ins>
      <w:ins w:id="1206" w:author="Frontiir Legal" w:date="2026-10-09T11:49:00Z">
        <w:del w:id="1207" w:author="ASUS" w:date="2026-10-15T15:34:00Z">
          <w:r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။</w:delText>
          </w:r>
        </w:del>
        <w:del w:id="1208" w:author="ASUS" w:date="2026-10-15T15:33:00Z">
          <w:r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1209" w:author="Frontiir Legal" w:date="2026-10-09T11:50:00Z">
        <w:del w:id="1210" w:author="ASUS" w:date="2026-10-15T15:33:00Z">
          <w:r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သက်ဆိုင်ရာဥပဒေများ</w:delText>
          </w:r>
          <w:r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သို့မဟုတ်</w:delText>
          </w:r>
          <w:r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အာဏာပိုင်အဖွဲ့အစည်း၏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1211" w:author="Frontiir Legal" w:date="2026-10-09T11:51:00Z">
        <w:del w:id="1212" w:author="ASUS" w:date="2026-10-15T15:33:00Z"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တရားဝင်အမိန့်အရ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အချက်အလက်များကို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မဖြစ်မနေ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ထုန်ဖော်ရန်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လိုပါက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ထုတ်ဖော်ရမည့်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စာချုပ်ဝင်သည်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ဥပဒေအရ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1213" w:author="Frontiir Legal" w:date="2026-10-09T11:52:00Z">
        <w:del w:id="1214" w:author="ASUS" w:date="2026-10-15T15:33:00Z"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ခွင့်ပြုထားသည့်အတိုင်း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အခြားစာချုပ်ဝင်အား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ကြိုတင်အသိပေးပြီး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လိုအပ်သည့်အချက်အလက်များ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ကိုသာ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R="000350C4"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ထုတ်ဖော်ရမည်။</w:delText>
          </w:r>
          <w:r w:rsidR="000350C4"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del w:id="1215" w:author="ASUS" w:date="2026-10-15T15:33:00Z">
        <w:r w:rsidR="00B921F0" w:rsidDel="004A6D26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R="00B921F0" w:rsidDel="004A6D26">
          <w:rPr>
            <w:rFonts w:ascii="Pyidaungsu" w:hAnsi="Pyidaungsu" w:cs="Pyidaungsu" w:hint="cs"/>
            <w:sz w:val="24"/>
            <w:szCs w:val="24"/>
            <w:cs/>
          </w:rPr>
          <w:delText xml:space="preserve">ပြုရန် တာဝန်အသီးသီး ရှိကြသည်။ သို့ရာတွင် ဥပဒေအရ မဖြစ်မနေ ထုတ်ဖော်တင်ပြရမည့် အခြေအနေများတွင် ဤကန့်သတ်ချက် အကျုံးမဝင်စေရ။  </w:delText>
        </w:r>
      </w:del>
    </w:p>
    <w:p w14:paraId="1805B873" w14:textId="45B723E9" w:rsidR="004A6D26" w:rsidRDefault="000350C4" w:rsidP="004A6D26">
      <w:pPr>
        <w:spacing w:line="240" w:lineRule="auto"/>
        <w:jc w:val="both"/>
        <w:rPr>
          <w:ins w:id="1216" w:author="ASUS" w:date="2026-10-15T15:33:00Z"/>
          <w:rFonts w:ascii="Pyidaungsu" w:hAnsi="Pyidaungsu"/>
          <w:sz w:val="24"/>
          <w:szCs w:val="24"/>
          <w:lang w:val="x-none"/>
        </w:rPr>
        <w:pPrChange w:id="1217" w:author="ASUS" w:date="2026-10-15T15:33:00Z">
          <w:pPr>
            <w:spacing w:line="240" w:lineRule="auto"/>
            <w:jc w:val="both"/>
          </w:pPr>
        </w:pPrChange>
      </w:pPr>
      <w:ins w:id="1218" w:author="Frontiir Legal" w:date="2026-10-09T11:52:00Z">
        <w:del w:id="1219" w:author="ASUS" w:date="2026-10-15T15:33:00Z">
          <w:r w:rsidDel="004A6D26">
            <w:rPr>
              <w:rFonts w:ascii="Pyidaungsu" w:hAnsi="Pyidaungsu"/>
              <w:sz w:val="24"/>
              <w:szCs w:val="24"/>
              <w:cs/>
              <w:lang w:val="x-none"/>
            </w:rPr>
            <w:delText>၁၂.၃။</w:delText>
          </w:r>
          <w:r w:rsidDel="004A6D26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  <w:r w:rsidDel="004A6D26">
            <w:rPr>
              <w:rFonts w:ascii="Pyidaungsu" w:hAnsi="Pyidaungsu"/>
              <w:sz w:val="24"/>
              <w:szCs w:val="24"/>
              <w:lang w:val="x-none"/>
            </w:rPr>
            <w:tab/>
          </w:r>
        </w:del>
      </w:ins>
      <w:ins w:id="1220" w:author="Frontiir Legal" w:date="2026-10-09T11:53:00Z">
        <w:r>
          <w:rPr>
            <w:rFonts w:ascii="Pyidaungsu" w:hAnsi="Pyidaungsu"/>
            <w:sz w:val="24"/>
            <w:szCs w:val="24"/>
            <w:cs/>
            <w:lang w:val="x-none"/>
          </w:rPr>
          <w:t>ဤအပိုဒ်ပါ</w:t>
        </w:r>
        <w:del w:id="1221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လျှို့ဝှက်ထိန်းသိမ်းရေးတာဝန်များသည်</w:t>
        </w:r>
        <w:del w:id="1222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</w:t>
        </w:r>
      </w:ins>
      <w:ins w:id="1223" w:author="ASUS" w:date="2026-10-15T15:34:00Z">
        <w:r w:rsidR="004A6D26">
          <w:rPr>
            <w:rFonts w:ascii="Pyidaungsu" w:hAnsi="Pyidaungsu"/>
            <w:sz w:val="24"/>
            <w:szCs w:val="24"/>
          </w:rPr>
          <w:t xml:space="preserve"> </w:t>
        </w:r>
      </w:ins>
      <w:ins w:id="1224" w:author="Frontiir Legal" w:date="2026-10-09T11:53:00Z">
        <w:r>
          <w:rPr>
            <w:rFonts w:ascii="Pyidaungsu" w:hAnsi="Pyidaungsu"/>
            <w:sz w:val="24"/>
            <w:szCs w:val="24"/>
            <w:cs/>
            <w:lang w:val="x-none"/>
          </w:rPr>
          <w:t>သက်တမ်းကုန်ဆုံး</w:t>
        </w:r>
        <w:del w:id="1225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ခြင်း</w:t>
        </w:r>
        <w:del w:id="1226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del w:id="1227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</w:ins>
      <w:ins w:id="1228" w:author="Frontiir Legal" w:date="2026-10-09T11:54:00Z">
        <w:r>
          <w:rPr>
            <w:rFonts w:ascii="Pyidaungsu" w:hAnsi="Pyidaungsu"/>
            <w:sz w:val="24"/>
            <w:szCs w:val="24"/>
            <w:cs/>
            <w:lang w:val="x-none"/>
          </w:rPr>
          <w:t>ရပ်စဲခြင်းကြောင့်</w:t>
        </w:r>
        <w:del w:id="1229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အလိုအလျောက်ပျက်ပြယ်ခြင်းမရှိဘဲ</w:t>
        </w:r>
      </w:ins>
    </w:p>
    <w:p w14:paraId="53093C2B" w14:textId="15C74098" w:rsidR="000350C4" w:rsidRDefault="000350C4" w:rsidP="004A6D26">
      <w:pPr>
        <w:spacing w:line="240" w:lineRule="auto"/>
        <w:jc w:val="both"/>
        <w:rPr>
          <w:rFonts w:ascii="Pyidaungsu" w:hAnsi="Pyidaungsu" w:cs="Pyidaungsu"/>
          <w:sz w:val="24"/>
          <w:szCs w:val="24"/>
          <w:lang w:val="x-none"/>
        </w:rPr>
        <w:pPrChange w:id="1230" w:author="ASUS" w:date="2026-10-15T15:33:00Z">
          <w:pPr>
            <w:spacing w:line="240" w:lineRule="auto"/>
            <w:jc w:val="both"/>
          </w:pPr>
        </w:pPrChange>
      </w:pPr>
      <w:ins w:id="1231" w:author="Frontiir Legal" w:date="2026-10-09T11:54:00Z">
        <w:del w:id="1232" w:author="ASUS" w:date="2026-10-15T14:55:00Z">
          <w:r w:rsidDel="001E4CF7">
            <w:rPr>
              <w:rFonts w:ascii="Pyidaungsu" w:hAnsi="Pyidaungsu"/>
              <w:sz w:val="24"/>
              <w:szCs w:val="24"/>
              <w:lang w:val="x-none"/>
            </w:rPr>
            <w:delText xml:space="preserve"> </w:delText>
          </w:r>
        </w:del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သက်ဆိုင်ရာဥပဒေများနှင့်အညီ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233" w:author="Frontiir Legal" w:date="2026-10-09T11:55:00Z">
        <w:r>
          <w:rPr>
            <w:rFonts w:ascii="Pyidaungsu" w:hAnsi="Pyidaungsu"/>
            <w:sz w:val="24"/>
            <w:szCs w:val="24"/>
            <w:cs/>
            <w:lang w:val="x-none"/>
          </w:rPr>
          <w:t>ဆက်လက်အကျုံးဝင်မည်။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37F2C502" w14:textId="77777777" w:rsidR="001B78D5" w:rsidDel="00F54E7F" w:rsidRDefault="001B78D5" w:rsidP="001B78D5">
      <w:pPr>
        <w:spacing w:line="120" w:lineRule="auto"/>
        <w:ind w:firstLine="720"/>
        <w:jc w:val="both"/>
        <w:rPr>
          <w:del w:id="1234" w:author="Frontiir Legal" w:date="2026-10-09T12:03:00Z"/>
          <w:rFonts w:ascii="Pyidaungsu" w:hAnsi="Pyidaungsu" w:cs="Pyidaungsu"/>
          <w:sz w:val="24"/>
          <w:szCs w:val="24"/>
        </w:rPr>
      </w:pPr>
    </w:p>
    <w:p w14:paraId="051A1B6B" w14:textId="31CC8549" w:rsidR="00F54E7F" w:rsidRPr="00F54E7F" w:rsidRDefault="00437025" w:rsidP="00F54E7F">
      <w:pPr>
        <w:spacing w:before="100" w:beforeAutospacing="1" w:after="100" w:afterAutospacing="1"/>
        <w:outlineLvl w:val="1"/>
        <w:rPr>
          <w:ins w:id="1235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1236" w:author="Frontiir Legal" w:date="2026-10-09T12:02:00Z">
            <w:rPr>
              <w:ins w:id="1237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del w:id="1238" w:author="Frontiir Legal" w:date="2026-10-09T12:02:00Z">
        <w:r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၁၃</w:delText>
        </w:r>
        <w:r w:rsidRPr="00B921F0"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 xml:space="preserve">။ </w:delText>
        </w:r>
        <w:r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စာချုပ် ဖောက်ဖျက်ခြင်း ။</w:delText>
        </w:r>
      </w:del>
      <w:ins w:id="1239" w:author="Frontiir Legal" w:date="2026-10-09T12:02:00Z">
        <w:r w:rsidR="00F54E7F" w:rsidRPr="00F54E7F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240" w:author="Frontiir Legal" w:date="2026-10-09T12:02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၁၃။ စာချုပ်ဖောက်ဖျက်ခြင်း</w:t>
        </w:r>
      </w:ins>
    </w:p>
    <w:p w14:paraId="559A813B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41" w:author="Frontiir Legal" w:date="2026-10-09T12:02:00Z"/>
          <w:rFonts w:ascii="Times New Roman" w:eastAsia="Times New Roman" w:hAnsi="Times New Roman" w:cs="Times New Roman"/>
        </w:rPr>
      </w:pPr>
      <w:ins w:id="1242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၁၃.၁။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စာချုပ်ဝင်တစ်ဦးဦးသည် ဤစာချုပ်ပါ အရေးကြီးသော တာဝန်ဝတ္တရားတစ်ရပ်ရပ်ကို ဖောက်ဖျက်ပါက အခြားစာချုပ်ဝင်သည် ဖောက်ဖျက်မှု၏ အကြောင်းအရာကို ဖော်ပြ၍ စာဖြင့် အသိပေးပြီး ပြင်ဆင်ဆောင်ရွက်ရန် သင့်လျော်သော အချိန်ကာလကို သတ်မှတ်ပေးနိုင်သည်။</w:t>
        </w:r>
      </w:ins>
    </w:p>
    <w:p w14:paraId="235C9877" w14:textId="5030643B" w:rsidR="00F54E7F" w:rsidRPr="00425E63" w:rsidDel="007F0860" w:rsidRDefault="00F54E7F" w:rsidP="00F54E7F">
      <w:pPr>
        <w:spacing w:before="100" w:beforeAutospacing="1" w:after="100" w:afterAutospacing="1"/>
        <w:jc w:val="both"/>
        <w:rPr>
          <w:ins w:id="1243" w:author="Frontiir Legal" w:date="2026-10-09T12:02:00Z"/>
          <w:del w:id="1244" w:author="ASUS" w:date="2026-10-15T15:35:00Z"/>
          <w:rFonts w:ascii="Times New Roman" w:eastAsia="Times New Roman" w:hAnsi="Times New Roman" w:cs="Times New Roman"/>
        </w:rPr>
      </w:pPr>
      <w:ins w:id="1245" w:author="Frontiir Legal" w:date="2026-10-09T12:02:00Z">
        <w:del w:id="1246" w:author="ASUS" w:date="2026-10-15T15:35:00Z">
          <w:r w:rsidRPr="00425E63" w:rsidDel="007F0860">
            <w:rPr>
              <w:rFonts w:ascii="Times New Roman" w:eastAsia="Times New Roman" w:hAnsi="Times New Roman"/>
              <w:b/>
              <w:bCs/>
              <w:cs/>
            </w:rPr>
            <w:delText>၁၃.၂။</w:delText>
          </w:r>
          <w:r w:rsidRPr="00425E63" w:rsidDel="007F0860">
            <w:rPr>
              <w:rFonts w:ascii="Times New Roman" w:eastAsia="Times New Roman" w:hAnsi="Times New Roman" w:cs="Times New Roman"/>
            </w:rPr>
            <w:delText xml:space="preserve"> </w:delText>
          </w:r>
          <w:r w:rsidRPr="00425E63" w:rsidDel="007F0860">
            <w:rPr>
              <w:rFonts w:ascii="Times New Roman" w:eastAsia="Times New Roman" w:hAnsi="Times New Roman"/>
              <w:cs/>
            </w:rPr>
            <w:delText>သတ်မှတ်ထားသည့်ကာလအတွင်း ဖောက်ဖျက်မှုကို ပြင်ဆင်ခြင်းမရှိပါက နစ်နာသည့်စာချုပ်ဝင်သည် ဤ</w:delText>
          </w:r>
        </w:del>
      </w:ins>
      <w:ins w:id="1247" w:author="Frontiir Legal" w:date="2026-10-09T12:03:00Z">
        <w:del w:id="1248" w:author="ASUS" w:date="2026-10-15T15:35:00Z">
          <w:r w:rsidDel="007F0860">
            <w:rPr>
              <w:rFonts w:ascii="Times New Roman" w:eastAsia="Times New Roman" w:hAnsi="Times New Roman"/>
              <w:cs/>
              <w:lang w:val="x-none"/>
            </w:rPr>
            <w:delText>သဘောတူကတိ</w:delText>
          </w:r>
        </w:del>
      </w:ins>
      <w:ins w:id="1249" w:author="Frontiir Legal" w:date="2026-10-09T12:02:00Z">
        <w:del w:id="1250" w:author="ASUS" w:date="2026-10-15T15:35:00Z">
          <w:r w:rsidRPr="00425E63" w:rsidDel="007F0860">
            <w:rPr>
              <w:rFonts w:ascii="Times New Roman" w:eastAsia="Times New Roman" w:hAnsi="Times New Roman"/>
              <w:cs/>
              <w:lang w:val="x-none"/>
            </w:rPr>
            <w:delText>စ</w:delText>
          </w:r>
          <w:r w:rsidRPr="00425E63" w:rsidDel="007F0860">
            <w:rPr>
              <w:rFonts w:ascii="Times New Roman" w:eastAsia="Times New Roman" w:hAnsi="Times New Roman"/>
              <w:cs/>
            </w:rPr>
            <w:delText>ာချုပ်ပါ သတ်မှတ်ချက်များနှင့် သက်ဆိုင်ရာဥပဒေများအရ စာချုပ်ရပ်စဲခြင်း၊ နစ်နာကြေး</w:delText>
          </w:r>
        </w:del>
      </w:ins>
      <w:ins w:id="1251" w:author="Frontiir Legal" w:date="2026-10-09T12:04:00Z">
        <w:del w:id="1252" w:author="ASUS" w:date="2026-10-15T15:35:00Z">
          <w:r w:rsidDel="007F0860">
            <w:rPr>
              <w:rFonts w:ascii="Times New Roman" w:eastAsia="Times New Roman" w:hAnsi="Times New Roman"/>
            </w:rPr>
            <w:delText xml:space="preserve"> </w:delText>
          </w:r>
        </w:del>
      </w:ins>
      <w:ins w:id="1253" w:author="Frontiir Legal" w:date="2026-10-09T12:02:00Z">
        <w:del w:id="1254" w:author="ASUS" w:date="2026-10-15T15:35:00Z">
          <w:r w:rsidRPr="00425E63" w:rsidDel="007F0860">
            <w:rPr>
              <w:rFonts w:ascii="Times New Roman" w:eastAsia="Times New Roman" w:hAnsi="Times New Roman"/>
              <w:cs/>
            </w:rPr>
            <w:delText>တောင်းခံခြင်း</w:delText>
          </w:r>
        </w:del>
      </w:ins>
      <w:ins w:id="1255" w:author="Frontiir Legal" w:date="2026-10-09T12:03:00Z">
        <w:del w:id="1256" w:author="ASUS" w:date="2026-10-15T15:35:00Z">
          <w:r w:rsidDel="007F0860">
            <w:rPr>
              <w:rFonts w:ascii="Times New Roman" w:eastAsia="Times New Roman" w:hAnsi="Times New Roman"/>
            </w:rPr>
            <w:delText xml:space="preserve"> </w:delText>
          </w:r>
        </w:del>
      </w:ins>
      <w:ins w:id="1257" w:author="Frontiir Legal" w:date="2026-10-09T12:02:00Z">
        <w:del w:id="1258" w:author="ASUS" w:date="2026-10-15T15:35:00Z">
          <w:r w:rsidRPr="00425E63" w:rsidDel="007F0860">
            <w:rPr>
              <w:rFonts w:ascii="Times New Roman" w:eastAsia="Times New Roman" w:hAnsi="Times New Roman"/>
              <w:cs/>
            </w:rPr>
            <w:delText>အပါအဝင် ရရှိနိုင်သည့် ဥပဒေရေးရာ အခွင့်အရေးများကို အသုံးပြုနိုင်သည်။</w:delText>
          </w:r>
        </w:del>
      </w:ins>
    </w:p>
    <w:p w14:paraId="3251D384" w14:textId="4A39B634" w:rsidR="00F54E7F" w:rsidRPr="00425E63" w:rsidRDefault="00F54E7F" w:rsidP="00F54E7F">
      <w:pPr>
        <w:spacing w:before="100" w:beforeAutospacing="1" w:after="100" w:afterAutospacing="1"/>
        <w:jc w:val="both"/>
        <w:rPr>
          <w:ins w:id="1259" w:author="Frontiir Legal" w:date="2026-10-09T12:02:00Z"/>
          <w:rFonts w:ascii="Times New Roman" w:eastAsia="Times New Roman" w:hAnsi="Times New Roman" w:cs="Times New Roman"/>
        </w:rPr>
      </w:pPr>
      <w:ins w:id="1260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၁၃.၃။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</w:ins>
      <w:ins w:id="1261" w:author="Frontiir Legal" w:date="2026-10-09T12:04:00Z">
        <w:r>
          <w:rPr>
            <w:rFonts w:ascii="Times New Roman" w:eastAsia="Times New Roman" w:hAnsi="Times New Roman" w:cs="Times New Roman"/>
          </w:rPr>
          <w:tab/>
        </w:r>
      </w:ins>
      <w:ins w:id="1262" w:author="Frontiir Legal" w:date="2026-10-09T12:02:00Z">
        <w:r w:rsidRPr="00425E63">
          <w:rPr>
            <w:rFonts w:ascii="Times New Roman" w:eastAsia="Times New Roman" w:hAnsi="Times New Roman"/>
            <w:cs/>
          </w:rPr>
          <w:t>ယာဉ်၏ တရားဝင်အသုံးပြုခွင့်မရှိခြင်း၊ လိုအပ်သော အာမခံ သို့မဟုတ် လိုင်စင်မရှိခြင်း၊ ယာဉ်မောင်း၏ လိုင်စင်မပြည့်စုံခြင်း သို့မဟုတ် ဘေးကင်းလုံခြုံရေးကို အလေးအနက် ထိခိုက်စေနိုင်သည့် အခြေအနေများ ပေါ်ပေါက်ပါက အငှားယူသူသည် ယာဉ်အသုံးပြုမှုကို ယာယီရပ်ဆိုင်းရန်နှင့် သက်ဆိုင်ရာဥပဒေများနှင့် ဤ</w:t>
        </w:r>
      </w:ins>
      <w:ins w:id="1263" w:author="Frontiir Legal" w:date="2026-10-09T12:04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264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သတ်မှတ်ချက်များအရ လိုအပ်သည့် ဆောင်ရွက်မှုများ ပြုလုပ်ရန် တောင်းဆိုနိုင်သည်။</w:t>
        </w:r>
      </w:ins>
    </w:p>
    <w:p w14:paraId="082C30F8" w14:textId="77777777" w:rsidR="00F54E7F" w:rsidRPr="00F54E7F" w:rsidRDefault="00F54E7F" w:rsidP="00F54E7F">
      <w:pPr>
        <w:spacing w:before="100" w:beforeAutospacing="1" w:after="100" w:afterAutospacing="1"/>
        <w:jc w:val="both"/>
        <w:outlineLvl w:val="1"/>
        <w:rPr>
          <w:ins w:id="1265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1266" w:author="Frontiir Legal" w:date="2026-10-09T12:05:00Z">
            <w:rPr>
              <w:ins w:id="1267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1268" w:author="Frontiir Legal" w:date="2026-10-09T12:02:00Z">
        <w:r w:rsidRPr="00F54E7F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269" w:author="Frontiir Legal" w:date="2026-10-09T12:05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၁၄။ စာချုပ်ရပ်စဲခြင်း</w:t>
        </w:r>
      </w:ins>
    </w:p>
    <w:p w14:paraId="225F4E8C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70" w:author="Frontiir Legal" w:date="2026-10-09T12:02:00Z"/>
          <w:rFonts w:ascii="Times New Roman" w:eastAsia="Times New Roman" w:hAnsi="Times New Roman" w:cs="Times New Roman"/>
        </w:rPr>
      </w:pPr>
      <w:ins w:id="127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ဤစာချုပ်ကို အောက်ပါအခြေအနေများတွင် ရပ်စဲနိုင်သည်။</w:t>
        </w:r>
      </w:ins>
    </w:p>
    <w:p w14:paraId="3D550A08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72" w:author="Frontiir Legal" w:date="2026-10-09T12:02:00Z"/>
          <w:rFonts w:ascii="Times New Roman" w:eastAsia="Times New Roman" w:hAnsi="Times New Roman" w:cs="Times New Roman"/>
        </w:rPr>
      </w:pPr>
      <w:ins w:id="1273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က) စာချုပ်သက်တမ်းကုန်ဆုံးခြင်း။</w:t>
        </w:r>
      </w:ins>
    </w:p>
    <w:p w14:paraId="026E9F17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74" w:author="Frontiir Legal" w:date="2026-10-09T12:02:00Z"/>
          <w:rFonts w:ascii="Times New Roman" w:eastAsia="Times New Roman" w:hAnsi="Times New Roman" w:cs="Times New Roman"/>
        </w:rPr>
      </w:pPr>
      <w:ins w:id="1275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ခ) စာချုပ်ဝင်နှစ်ဦး၏ စာဖြင့် သဘောတူညီချက်ဖြင့် ရပ်စဲခြင်း။</w:t>
        </w:r>
      </w:ins>
    </w:p>
    <w:p w14:paraId="68D9E216" w14:textId="07EBC301" w:rsidR="00F54E7F" w:rsidRPr="00425E63" w:rsidRDefault="00F54E7F" w:rsidP="00F54E7F">
      <w:pPr>
        <w:spacing w:before="100" w:beforeAutospacing="1" w:after="100" w:afterAutospacing="1"/>
        <w:jc w:val="both"/>
        <w:rPr>
          <w:ins w:id="1276" w:author="Frontiir Legal" w:date="2026-10-09T12:02:00Z"/>
          <w:rFonts w:ascii="Times New Roman" w:eastAsia="Times New Roman" w:hAnsi="Times New Roman" w:cs="Times New Roman"/>
        </w:rPr>
      </w:pPr>
      <w:ins w:id="1277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ဂ) စာချုပ်ဝင်တစ်ဦးဦးက ဤစာချုပ်ပါ အရေးကြီးသော စည်းကမ်းချက်များကို ဖောက်ဖျက်ပြီး သတ်မှတ်ထား</w:t>
        </w:r>
      </w:ins>
      <w:ins w:id="1278" w:author="Frontiir Legal" w:date="2026-10-09T12:05:00Z">
        <w:r>
          <w:rPr>
            <w:rFonts w:ascii="Times New Roman" w:eastAsia="Times New Roman" w:hAnsi="Times New Roman"/>
          </w:rPr>
          <w:t xml:space="preserve"> </w:t>
        </w:r>
      </w:ins>
      <w:ins w:id="1279" w:author="Frontiir Legal" w:date="2026-10-09T12:02:00Z">
        <w:r w:rsidRPr="00425E63">
          <w:rPr>
            <w:rFonts w:ascii="Times New Roman" w:eastAsia="Times New Roman" w:hAnsi="Times New Roman"/>
            <w:cs/>
          </w:rPr>
          <w:t>သည့်ကာလအတွင်း ပြင်ဆင်ဆောင်ရွက်ခြင်းမရှိခြင်း။</w:t>
        </w:r>
      </w:ins>
    </w:p>
    <w:p w14:paraId="09C350B2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80" w:author="Frontiir Legal" w:date="2026-10-09T12:02:00Z"/>
          <w:rFonts w:ascii="Times New Roman" w:eastAsia="Times New Roman" w:hAnsi="Times New Roman" w:cs="Times New Roman"/>
        </w:rPr>
      </w:pPr>
      <w:ins w:id="1281" w:author="Frontiir Legal" w:date="2026-10-09T12:02:00Z">
        <w:r w:rsidRPr="00425E63">
          <w:rPr>
            <w:rFonts w:ascii="Times New Roman" w:eastAsia="Times New Roman" w:hAnsi="Times New Roman" w:cs="Times New Roman"/>
          </w:rPr>
          <w:lastRenderedPageBreak/>
          <w:t>(</w:t>
        </w:r>
        <w:r w:rsidRPr="00425E63">
          <w:rPr>
            <w:rFonts w:ascii="Times New Roman" w:eastAsia="Times New Roman" w:hAnsi="Times New Roman"/>
            <w:cs/>
          </w:rPr>
          <w:t>ဃ) ငှားရမ်းမည့်ယာဉ်ကို သက်ဆိုင်ရာဥပဒေများအရ တရားဝင်ဆက်လက်အသုံးပြုရန် မဖြစ်နိုင်တော့ခြင်း။</w:t>
        </w:r>
      </w:ins>
    </w:p>
    <w:p w14:paraId="24FB79F5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282" w:author="Frontiir Legal" w:date="2026-10-09T12:02:00Z"/>
          <w:rFonts w:ascii="Times New Roman" w:eastAsia="Times New Roman" w:hAnsi="Times New Roman" w:cs="Times New Roman"/>
        </w:rPr>
      </w:pPr>
      <w:ins w:id="1283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င) စာချုပ်ဝင်တစ်ဦးဦးသည် သက်ဆိုင်ရာဥပဒေများအရ မိမိ၏လုပ်ငန်းကို ဆက်လက်ဆောင်ရွက်နိုင်ခြင်း မရှိတော့ခြင်း။</w:t>
        </w:r>
      </w:ins>
    </w:p>
    <w:p w14:paraId="5E8275CF" w14:textId="3DDFC9FF" w:rsidR="00F54E7F" w:rsidRPr="00425E63" w:rsidRDefault="00F54E7F" w:rsidP="00F54E7F">
      <w:pPr>
        <w:spacing w:before="100" w:beforeAutospacing="1" w:after="100" w:afterAutospacing="1"/>
        <w:jc w:val="both"/>
        <w:rPr>
          <w:ins w:id="1284" w:author="Frontiir Legal" w:date="2026-10-09T12:02:00Z"/>
          <w:rFonts w:ascii="Times New Roman" w:eastAsia="Times New Roman" w:hAnsi="Times New Roman" w:cs="Times New Roman"/>
        </w:rPr>
      </w:pPr>
      <w:ins w:id="1285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စ) မလွှဲမရှောင်သာသော အခြေအနေများကြောင့် ဤ</w:t>
        </w:r>
      </w:ins>
      <w:ins w:id="1286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287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တာဝန်ဝတ္တရားများကို ဆက်လက်ဆောင်ရွက်ရန် မဖြစ်နိုင်တော့ခြင်း။</w:t>
        </w:r>
      </w:ins>
    </w:p>
    <w:p w14:paraId="4DEE5CD1" w14:textId="7A1DDB35" w:rsidR="00F54E7F" w:rsidRPr="00425E63" w:rsidRDefault="00F54E7F" w:rsidP="00F54E7F">
      <w:pPr>
        <w:spacing w:before="100" w:beforeAutospacing="1" w:after="100" w:afterAutospacing="1"/>
        <w:jc w:val="both"/>
        <w:rPr>
          <w:ins w:id="1288" w:author="Frontiir Legal" w:date="2026-10-09T12:02:00Z"/>
          <w:rFonts w:ascii="Times New Roman" w:eastAsia="Times New Roman" w:hAnsi="Times New Roman" w:cs="Times New Roman"/>
        </w:rPr>
      </w:pPr>
      <w:ins w:id="1289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ဆ) သက်ဆိုင်ရာဥပဒေများအရ ဤ</w:t>
        </w:r>
      </w:ins>
      <w:ins w:id="1290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291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စာချုပ်ကို ဆက်လက်ထားရှိရန် မဖြစ်နိုင်တော့ခြင်း။</w:t>
        </w:r>
      </w:ins>
    </w:p>
    <w:p w14:paraId="4C6B96DD" w14:textId="77C329A4" w:rsidR="00F54E7F" w:rsidRPr="00425E63" w:rsidRDefault="00F54E7F" w:rsidP="00F54E7F">
      <w:pPr>
        <w:spacing w:before="100" w:beforeAutospacing="1" w:after="100" w:afterAutospacing="1"/>
        <w:jc w:val="both"/>
        <w:rPr>
          <w:ins w:id="1292" w:author="Frontiir Legal" w:date="2026-10-09T12:02:00Z"/>
          <w:rFonts w:ascii="Times New Roman" w:eastAsia="Times New Roman" w:hAnsi="Times New Roman" w:cs="Times New Roman"/>
        </w:rPr>
      </w:pPr>
      <w:ins w:id="1293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 xml:space="preserve">စာချုပ်ဝင်တစ်ဦးဦးသည် </w:t>
        </w:r>
      </w:ins>
      <w:ins w:id="1294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295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စာချုပ်ကို ရပ်စဲလိုပါက အခြားစာချုပ်ဝင်ထံသို့ အနည်းဆုံး (၁၄) ရက် ကြိုတင်၍ စာဖြင့် အသိပေးအကြောင်းကြားရမည်။ သို့ရာတွင် ဤစာချုပ်ပါ အခြားသတ်မှတ်ချက်များ သို့မဟုတ်</w:t>
        </w:r>
        <w:del w:id="1296" w:author="ASUS" w:date="2026-10-15T15:37:00Z">
          <w:r w:rsidRPr="00425E63" w:rsidDel="007F0860">
            <w:rPr>
              <w:rFonts w:ascii="Times New Roman" w:eastAsia="Times New Roman" w:hAnsi="Times New Roman"/>
              <w:cs/>
            </w:rPr>
            <w:delText xml:space="preserve"> </w:delText>
          </w:r>
        </w:del>
        <w:r w:rsidRPr="00425E63">
          <w:rPr>
            <w:rFonts w:ascii="Times New Roman" w:eastAsia="Times New Roman" w:hAnsi="Times New Roman"/>
            <w:cs/>
          </w:rPr>
          <w:t>သက်ဆိုင်ရာဥပဒေများအရ</w:t>
        </w:r>
        <w:del w:id="1297" w:author="ASUS" w:date="2026-10-15T15:37:00Z">
          <w:r w:rsidRPr="00425E63" w:rsidDel="007F0860">
            <w:rPr>
              <w:rFonts w:ascii="Times New Roman" w:eastAsia="Times New Roman" w:hAnsi="Times New Roman"/>
              <w:cs/>
            </w:rPr>
            <w:delText xml:space="preserve"> </w:delText>
          </w:r>
        </w:del>
        <w:r w:rsidRPr="00425E63">
          <w:rPr>
            <w:rFonts w:ascii="Times New Roman" w:eastAsia="Times New Roman" w:hAnsi="Times New Roman"/>
            <w:cs/>
          </w:rPr>
          <w:t>ချက်ချင်းရပ်စဲနိုင်သည့်</w:t>
        </w:r>
        <w:del w:id="1298" w:author="ASUS" w:date="2026-10-15T15:37:00Z">
          <w:r w:rsidRPr="00425E63" w:rsidDel="007F0860">
            <w:rPr>
              <w:rFonts w:ascii="Times New Roman" w:eastAsia="Times New Roman" w:hAnsi="Times New Roman"/>
              <w:cs/>
            </w:rPr>
            <w:delText xml:space="preserve"> </w:delText>
          </w:r>
        </w:del>
        <w:r w:rsidRPr="00425E63">
          <w:rPr>
            <w:rFonts w:ascii="Times New Roman" w:eastAsia="Times New Roman" w:hAnsi="Times New Roman"/>
            <w:cs/>
          </w:rPr>
          <w:t>အခြေအနေများတွင်</w:t>
        </w:r>
        <w:del w:id="1299" w:author="ASUS" w:date="2026-10-15T15:37:00Z">
          <w:r w:rsidRPr="00425E63" w:rsidDel="007F0860">
            <w:rPr>
              <w:rFonts w:ascii="Times New Roman" w:eastAsia="Times New Roman" w:hAnsi="Times New Roman"/>
              <w:cs/>
            </w:rPr>
            <w:delText xml:space="preserve"> </w:delText>
          </w:r>
        </w:del>
        <w:r w:rsidRPr="00425E63">
          <w:rPr>
            <w:rFonts w:ascii="Times New Roman" w:eastAsia="Times New Roman" w:hAnsi="Times New Roman"/>
            <w:cs/>
          </w:rPr>
          <w:t>ယင်းသတ်မှတ်ချက်များအတိုင်း ဆောင်ရွက်နိုင်သည်။</w:t>
        </w:r>
      </w:ins>
    </w:p>
    <w:p w14:paraId="56878D6D" w14:textId="06F411EB" w:rsidR="00F54E7F" w:rsidRPr="00425E63" w:rsidRDefault="00F54E7F" w:rsidP="00F54E7F">
      <w:pPr>
        <w:spacing w:before="100" w:beforeAutospacing="1" w:after="100" w:afterAutospacing="1"/>
        <w:jc w:val="both"/>
        <w:rPr>
          <w:ins w:id="1300" w:author="Frontiir Legal" w:date="2026-10-09T12:02:00Z"/>
          <w:rFonts w:ascii="Times New Roman" w:eastAsia="Times New Roman" w:hAnsi="Times New Roman" w:cs="Times New Roman"/>
        </w:rPr>
      </w:pPr>
      <w:ins w:id="130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1302" w:author="Frontiir Legal" w:date="2026-10-09T12:07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03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 ရပ်စဲသည့်အခါ အငှားယူသူသည် ရပ်စဲသည့်နေ့အထိ အမှန်တကယ် ပေးအပ်ထားပြီး အတည်ပြုထားသည့် ဝန်ဆောင်မှုများအတွက် ပေးချေရန်ကျန်ရှိသော ငှားရမ်းခကို ဤ</w:t>
        </w:r>
      </w:ins>
      <w:ins w:id="1304" w:author="Frontiir Legal" w:date="2026-10-09T12:07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05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စည်းကမ်းချက်များနှင့်အညီ ပေးချေရမည်။ ကြိုတင်ပေးချေထားသည့် ငှားရမ်းခ သို့မဟုတ် အခြားပေးချေငွေများ ရှိပါက သက်ဆိုင်ရာတွက်ချက်မှုအရ ပြန်လည်ညှိနှိုင်းရမည်။</w:t>
        </w:r>
      </w:ins>
    </w:p>
    <w:p w14:paraId="29497314" w14:textId="348302C2" w:rsidR="00F54E7F" w:rsidRPr="008C2C24" w:rsidRDefault="00F54E7F" w:rsidP="00F54E7F">
      <w:pPr>
        <w:spacing w:before="100" w:beforeAutospacing="1" w:after="100" w:afterAutospacing="1"/>
        <w:jc w:val="both"/>
        <w:rPr>
          <w:ins w:id="1306" w:author="Frontiir Legal" w:date="2026-10-09T12:02:00Z"/>
          <w:rFonts w:ascii="Times New Roman" w:eastAsia="Times New Roman" w:hAnsi="Times New Roman" w:cs="Times New Roman"/>
          <w:sz w:val="24"/>
          <w:szCs w:val="24"/>
          <w:rPrChange w:id="1307" w:author="Frontiir Legal" w:date="2026-10-09T12:07:00Z">
            <w:rPr>
              <w:ins w:id="1308" w:author="Frontiir Legal" w:date="2026-10-09T12:02:00Z"/>
              <w:rFonts w:ascii="Times New Roman" w:eastAsia="Times New Roman" w:hAnsi="Times New Roman" w:cs="Times New Roman"/>
            </w:rPr>
          </w:rPrChange>
        </w:rPr>
      </w:pPr>
      <w:ins w:id="1309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၁၄.၄။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</w:ins>
      <w:ins w:id="1310" w:author="Frontiir Legal" w:date="2026-10-09T12:07:00Z">
        <w:r w:rsidR="008C2C24">
          <w:rPr>
            <w:rFonts w:eastAsia="Times New Roman"/>
            <w:cs/>
            <w:lang w:val="x-none"/>
          </w:rPr>
          <w:t>သဘောတူကတိ</w:t>
        </w:r>
      </w:ins>
      <w:ins w:id="1311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စာချုပ်ရပ်စဲသည့်အခါ စာချုပ်ဝင်နှစ်ဦးသည် ယာဉ်ပြန်လည်အပ်နှံခြင်း၊ ကျန်ရှိသော ငွေပေးချေမှုများ၊ သက်ဆိုင်ရာစာရွက်စာတမ်းများနှင့် အခြားမပြီးပြတ်သေးသည့် ကိစ္စရပ်များကို သင့်လျော်စွာ ဖြေရှင်းဆောင်ရွက်ရမည်။</w:t>
        </w:r>
      </w:ins>
    </w:p>
    <w:p w14:paraId="01D09000" w14:textId="72486B97" w:rsidR="00F54E7F" w:rsidRPr="008C2C24" w:rsidRDefault="00F54E7F" w:rsidP="00F54E7F">
      <w:pPr>
        <w:spacing w:before="100" w:beforeAutospacing="1" w:after="100" w:afterAutospacing="1"/>
        <w:outlineLvl w:val="1"/>
        <w:rPr>
          <w:ins w:id="1312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1313" w:author="Frontiir Legal" w:date="2026-10-09T12:07:00Z">
            <w:rPr>
              <w:ins w:id="1314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1315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316" w:author="Frontiir Legal" w:date="2026-10-09T12:07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၁၅။ မလွ</w:t>
        </w:r>
      </w:ins>
      <w:ins w:id="1317" w:author="Frontiir Legal" w:date="2026-10-09T12:16:00Z">
        <w:r w:rsidR="005C55A2">
          <w:rPr>
            <w:rFonts w:ascii="Times New Roman" w:eastAsia="Times New Roman" w:hAnsi="Times New Roman"/>
            <w:b/>
            <w:bCs/>
            <w:sz w:val="24"/>
            <w:szCs w:val="24"/>
            <w:cs/>
            <w:lang w:val="x-none"/>
          </w:rPr>
          <w:t>န်ဆန်နိုင်သော</w:t>
        </w:r>
        <w:r w:rsidR="005C55A2">
          <w:rPr>
            <w:rFonts w:ascii="Times New Roman" w:eastAsia="Times New Roman" w:hAnsi="Times New Roman"/>
            <w:b/>
            <w:bCs/>
            <w:sz w:val="24"/>
            <w:szCs w:val="24"/>
            <w:lang w:val="x-none"/>
          </w:rPr>
          <w:t xml:space="preserve"> </w:t>
        </w:r>
      </w:ins>
      <w:ins w:id="1318" w:author="Frontiir Legal" w:date="2026-10-09T12:17:00Z">
        <w:r w:rsidR="005C55A2">
          <w:rPr>
            <w:rFonts w:eastAsia="Times New Roman"/>
            <w:b/>
            <w:bCs/>
            <w:sz w:val="24"/>
            <w:szCs w:val="24"/>
            <w:cs/>
            <w:lang w:val="x-none"/>
          </w:rPr>
          <w:t>ဖြစ်ရပ်</w:t>
        </w:r>
      </w:ins>
      <w:ins w:id="1319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320" w:author="Frontiir Legal" w:date="2026-10-09T12:07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များ (</w:t>
        </w:r>
        <w:r w:rsidRPr="008C2C24">
          <w:rPr>
            <w:rFonts w:ascii="Times New Roman" w:eastAsia="Times New Roman" w:hAnsi="Times New Roman" w:cs="Times New Roman"/>
            <w:b/>
            <w:bCs/>
            <w:sz w:val="24"/>
            <w:szCs w:val="24"/>
            <w:rPrChange w:id="1321" w:author="Frontiir Legal" w:date="2026-10-09T12:07:00Z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rPrChange>
          </w:rPr>
          <w:t>Force Majeure)</w:t>
        </w:r>
      </w:ins>
    </w:p>
    <w:p w14:paraId="3930F949" w14:textId="7190D3C7" w:rsidR="00F54E7F" w:rsidRPr="00425E63" w:rsidRDefault="00F54E7F" w:rsidP="00F54E7F">
      <w:pPr>
        <w:spacing w:before="100" w:beforeAutospacing="1" w:after="100" w:afterAutospacing="1"/>
        <w:jc w:val="both"/>
        <w:rPr>
          <w:ins w:id="1322" w:author="Frontiir Legal" w:date="2026-10-09T12:02:00Z"/>
          <w:rFonts w:ascii="Times New Roman" w:eastAsia="Times New Roman" w:hAnsi="Times New Roman" w:cs="Times New Roman"/>
        </w:rPr>
      </w:pPr>
      <w:ins w:id="1323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၁၅.၁။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သဘာဝဘေးအန္တရာယ်၊ စစ်ပွဲ၊ အဓိကရုဏ်း၊ အစိုးရ၏ တားမြစ်မိန့် သို့မဟုတ် စာချုပ်ဝင်များ၏ ကျိုးကြောင်းဆီလျော်စွာ ထိန်းချုပ်နိုင်ခြင်းမရှိသည့် အခြားမလွှဲမရှောင်သာသော အခြေအနေများကြောင့် စာချုပ်ဝင်တစ်ဦးဦးသည် ဤ</w:t>
        </w:r>
      </w:ins>
      <w:ins w:id="1324" w:author="Frontiir Legal" w:date="2026-10-09T12:08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25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တာဝန်ဝတ္တရားများကို ဆောင်ရွက်နိုင်ခြင်းမရှိပါက ယင်းအခြေအနေကြောင့် တိုက်ရိုက်ဖြစ်ပေါ်သည့် တာဝန်ဝတ္တရားများကို ဆောင်ရွက်နိုင်ခြင်းမရှိမှုအတွက် သက်ဆိုင်ရာဥပဒေများနှင့်အညီ တာဝန်မှ ကင်းလွတ်ခွင့်ရရှိနိုင်သည်။</w:t>
        </w:r>
      </w:ins>
    </w:p>
    <w:p w14:paraId="26D84296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326" w:author="Frontiir Legal" w:date="2026-10-09T12:02:00Z"/>
          <w:rFonts w:ascii="Times New Roman" w:eastAsia="Times New Roman" w:hAnsi="Times New Roman" w:cs="Times New Roman"/>
        </w:rPr>
      </w:pPr>
      <w:ins w:id="1327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lastRenderedPageBreak/>
          <w:t>၁၅.၂။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မလွှဲမရှောင်သာသော အခြေအနေ ဖြစ်ပေါ်လာပါက သက်ဆိုင်ရာစာချုပ်ဝင်သည် အခြားစာချုပ်ဝင်ထံသို့ အမြန်ဆုံး စာဖြင့် အသိပေးရမည်ဖြစ်ပြီး ထိခိုက်မှုများကို လျှော့ချရန် ကျိုးကြောင်းဆီလျော်သည့် အားထုတ်မှုများ ပြုလုပ်ရမည်။</w:t>
        </w:r>
      </w:ins>
    </w:p>
    <w:p w14:paraId="517F2F89" w14:textId="4A0A7BB1" w:rsidR="00F54E7F" w:rsidRPr="00425E63" w:rsidRDefault="00F54E7F" w:rsidP="00F54E7F">
      <w:pPr>
        <w:spacing w:before="100" w:beforeAutospacing="1" w:after="100" w:afterAutospacing="1"/>
        <w:jc w:val="both"/>
        <w:rPr>
          <w:ins w:id="1328" w:author="Frontiir Legal" w:date="2026-10-09T12:02:00Z"/>
          <w:rFonts w:ascii="Times New Roman" w:eastAsia="Times New Roman" w:hAnsi="Times New Roman" w:cs="Times New Roman"/>
        </w:rPr>
      </w:pPr>
      <w:ins w:id="1329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၁၅.၃။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မလွှဲမရှောင်သာသော အခြေအနေသည် ဆက်လက်ဖြစ်ပေါ်နေပြီး ဤ</w:t>
        </w:r>
      </w:ins>
      <w:ins w:id="1330" w:author="Frontiir Legal" w:date="2026-10-09T12:09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31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ဝန်ဆောင်မှုများကို ဆက်လက်ဆောင်ရွက်ရန် မဖြစ်နိုင်တော့ပါက စာချုပ်ဝင်နှစ်ဦးသည် ငှားရမ်းခ၊ ဝန်ဆောင်မှုနှင့် စာချုပ်ဆက်လက်ထားရှိမှုတို့အပေါ် သက်ရောက်မှုများကို ညှိနှိုင်းဆွေးနွေးရမည်။</w:t>
        </w:r>
      </w:ins>
    </w:p>
    <w:p w14:paraId="174F79B5" w14:textId="77777777" w:rsidR="00F54E7F" w:rsidRPr="008C2C24" w:rsidRDefault="00F54E7F" w:rsidP="00F54E7F">
      <w:pPr>
        <w:spacing w:before="100" w:beforeAutospacing="1" w:after="100" w:afterAutospacing="1"/>
        <w:jc w:val="both"/>
        <w:outlineLvl w:val="1"/>
        <w:rPr>
          <w:ins w:id="1332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1333" w:author="Frontiir Legal" w:date="2026-10-09T12:09:00Z">
            <w:rPr>
              <w:ins w:id="1334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1335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336" w:author="Frontiir Legal" w:date="2026-10-09T12:09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၁၆။ အငြင်းပွားမှုဖြေရှင်းခြင်း</w:t>
        </w:r>
      </w:ins>
    </w:p>
    <w:p w14:paraId="5EFCCD8C" w14:textId="6205C809" w:rsidR="00F54E7F" w:rsidRPr="00425E63" w:rsidRDefault="00F54E7F" w:rsidP="00F54E7F">
      <w:pPr>
        <w:spacing w:before="100" w:beforeAutospacing="1" w:after="100" w:afterAutospacing="1"/>
        <w:jc w:val="both"/>
        <w:rPr>
          <w:ins w:id="1337" w:author="Frontiir Legal" w:date="2026-10-09T12:02:00Z"/>
          <w:rFonts w:ascii="Times New Roman" w:eastAsia="Times New Roman" w:hAnsi="Times New Roman" w:cs="Times New Roman"/>
        </w:rPr>
      </w:pPr>
      <w:ins w:id="1338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၁၆.၁။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1339" w:author="Frontiir Legal" w:date="2026-10-09T12:09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40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စာချုပ်နှင့် စပ်လျဉ်း၍ အငြင်းပွားမှုတစ်စုံတစ်ရာ ပေါ်ပေါက်လာပါက စာချုပ်ဝင်နှစ်ဦးသည် ပထမဦးစွာ နှစ်ဖက်ညှိနှိုင်းဆွေးနွေးခြင်းဖြင့် ဖြေရှင်းရန် ကြိုးပမ်းရမည်။</w:t>
        </w:r>
      </w:ins>
    </w:p>
    <w:p w14:paraId="236667ED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341" w:author="Frontiir Legal" w:date="2026-10-09T12:02:00Z"/>
          <w:rFonts w:ascii="Times New Roman" w:eastAsia="Times New Roman" w:hAnsi="Times New Roman" w:cs="Times New Roman"/>
        </w:rPr>
      </w:pPr>
      <w:ins w:id="1342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၁၆.၂။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ညှိနှိုင်းဆွေးနွေးခြင်းဖြင့် ဖြေရှင်းနိုင်ခြင်းမရှိပါက အငြင်းပွားမှုကို သက်ဆိုင်ရာတည်ဆဲဥပဒေများနှင့်အညီ စီရင်ပိုင်ခွင့်ရှိသည့် တရားရုံး သို့မဟုတ် ဥပဒေအရ သတ်မှတ်ထားသည့် အငြင်းပွားမှုဖြေရှင်းရေး လုပ်ထုံးလုပ်နည်းများမှတစ်ဆင့် ဖြေရှင်းရမည်။</w:t>
        </w:r>
      </w:ins>
    </w:p>
    <w:p w14:paraId="2AADB070" w14:textId="77777777" w:rsidR="00F54E7F" w:rsidRPr="008C2C24" w:rsidRDefault="00F54E7F" w:rsidP="00F54E7F">
      <w:pPr>
        <w:spacing w:before="100" w:beforeAutospacing="1" w:after="100" w:afterAutospacing="1"/>
        <w:outlineLvl w:val="1"/>
        <w:rPr>
          <w:ins w:id="1343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1344" w:author="Frontiir Legal" w:date="2026-10-09T12:10:00Z">
            <w:rPr>
              <w:ins w:id="1345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1346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1347" w:author="Frontiir Legal" w:date="2026-10-09T12:10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၁၇။ အထွေထွေသတ်မှတ်ချက်များ</w:t>
        </w:r>
      </w:ins>
    </w:p>
    <w:p w14:paraId="64567B26" w14:textId="21FC55DC" w:rsidR="00F54E7F" w:rsidRPr="00967602" w:rsidRDefault="00F54E7F" w:rsidP="00F54E7F">
      <w:pPr>
        <w:spacing w:before="100" w:beforeAutospacing="1" w:after="100" w:afterAutospacing="1"/>
        <w:jc w:val="both"/>
        <w:rPr>
          <w:ins w:id="1348" w:author="Frontiir Legal" w:date="2026-10-09T12:02:00Z"/>
          <w:rFonts w:ascii="Times New Roman" w:eastAsia="Times New Roman" w:hAnsi="Times New Roman" w:cs="Times New Roman"/>
          <w:color w:val="FF0000"/>
          <w:rPrChange w:id="1349" w:author="ASUS" w:date="2026-10-10T11:08:00Z">
            <w:rPr>
              <w:ins w:id="1350" w:author="Frontiir Legal" w:date="2026-10-09T12:02:00Z"/>
              <w:rFonts w:ascii="Times New Roman" w:eastAsia="Times New Roman" w:hAnsi="Times New Roman" w:cs="Times New Roman"/>
            </w:rPr>
          </w:rPrChange>
        </w:rPr>
      </w:pPr>
      <w:ins w:id="135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 xml:space="preserve">၁၇.၁။ </w:t>
        </w:r>
        <w:r w:rsidRPr="0010026A">
          <w:rPr>
            <w:rFonts w:ascii="Times New Roman" w:eastAsia="Times New Roman" w:hAnsi="Times New Roman"/>
            <w:b/>
            <w:bCs/>
            <w:color w:val="000000" w:themeColor="text1"/>
            <w:cs/>
            <w:rPrChange w:id="1352" w:author="ASUS" w:date="2026-10-10T11:36:00Z">
              <w:rPr>
                <w:rFonts w:ascii="Times New Roman" w:eastAsia="Times New Roman" w:hAnsi="Times New Roman"/>
                <w:b/>
                <w:bCs/>
                <w:cs/>
              </w:rPr>
            </w:rPrChange>
          </w:rPr>
          <w:t>စာချုပ်ပြင်ဆင်ခြင်း။</w:t>
        </w:r>
        <w:r w:rsidRPr="0010026A">
          <w:rPr>
            <w:rFonts w:ascii="Times New Roman" w:eastAsia="Times New Roman" w:hAnsi="Times New Roman" w:cs="Times New Roman"/>
            <w:color w:val="000000" w:themeColor="text1"/>
            <w:rPrChange w:id="1353" w:author="ASUS" w:date="2026-10-10T11:36:00Z">
              <w:rPr>
                <w:rFonts w:ascii="Times New Roman" w:eastAsia="Times New Roman" w:hAnsi="Times New Roman" w:cs="Times New Roman"/>
              </w:rPr>
            </w:rPrChange>
          </w:rPr>
          <w:t xml:space="preserve"> </w:t>
        </w:r>
        <w:r w:rsidRPr="0010026A">
          <w:rPr>
            <w:rFonts w:ascii="Times New Roman" w:eastAsia="Times New Roman" w:hAnsi="Times New Roman"/>
            <w:color w:val="000000" w:themeColor="text1"/>
            <w:cs/>
            <w:rPrChange w:id="1354" w:author="ASUS" w:date="2026-10-10T11:36:00Z">
              <w:rPr>
                <w:rFonts w:ascii="Times New Roman" w:eastAsia="Times New Roman" w:hAnsi="Times New Roman"/>
                <w:cs/>
              </w:rPr>
            </w:rPrChange>
          </w:rPr>
          <w:t>ဤ</w:t>
        </w:r>
      </w:ins>
      <w:ins w:id="1355" w:author="Frontiir Legal" w:date="2026-10-09T12:10:00Z">
        <w:r w:rsidR="008C2C24" w:rsidRPr="0010026A">
          <w:rPr>
            <w:rFonts w:ascii="Times New Roman" w:eastAsia="Times New Roman" w:hAnsi="Times New Roman"/>
            <w:color w:val="000000" w:themeColor="text1"/>
            <w:cs/>
            <w:lang w:val="x-none"/>
            <w:rPrChange w:id="1356" w:author="ASUS" w:date="2026-10-10T11:36:00Z">
              <w:rPr>
                <w:rFonts w:ascii="Times New Roman" w:eastAsia="Times New Roman" w:hAnsi="Times New Roman"/>
                <w:cs/>
                <w:lang w:val="x-none"/>
              </w:rPr>
            </w:rPrChange>
          </w:rPr>
          <w:t>သဘောတူကတိ</w:t>
        </w:r>
      </w:ins>
      <w:ins w:id="1357" w:author="Frontiir Legal" w:date="2026-10-09T12:02:00Z">
        <w:r w:rsidRPr="0010026A">
          <w:rPr>
            <w:rFonts w:ascii="Times New Roman" w:eastAsia="Times New Roman" w:hAnsi="Times New Roman"/>
            <w:color w:val="000000" w:themeColor="text1"/>
            <w:cs/>
            <w:rPrChange w:id="1358" w:author="ASUS" w:date="2026-10-10T11:36:00Z">
              <w:rPr>
                <w:rFonts w:ascii="Times New Roman" w:eastAsia="Times New Roman" w:hAnsi="Times New Roman"/>
                <w:cs/>
              </w:rPr>
            </w:rPrChange>
          </w:rPr>
          <w:t>စာချုပ်ပါ သတ်မှတ်ချက်တစ်ရပ်ရပ်ကို ပြင်ဆင်ခြင်း၊ ဖြည့်စွက်ခြင်း သို့မဟုတ် ပယ်ဖျက်ခြင်း ပြုလုပ်လိုပါက စာချုပ်ဝင်နှစ်ဦး၏ စာဖြင့် သဘောတူညီချက် ရရှိပြီးမှသာ အကျိုးသက်ရောက်စေရမည်။</w:t>
        </w:r>
      </w:ins>
      <w:ins w:id="1359" w:author="ASUS" w:date="2026-10-10T11:08:00Z">
        <w:r w:rsidR="00967602">
          <w:rPr>
            <w:rFonts w:ascii="Times New Roman" w:eastAsia="Times New Roman" w:hAnsi="Times New Roman"/>
            <w:color w:val="FF0000"/>
          </w:rPr>
          <w:t xml:space="preserve"> </w:t>
        </w:r>
      </w:ins>
    </w:p>
    <w:p w14:paraId="64BF3F10" w14:textId="69C8D2D6" w:rsidR="00F54E7F" w:rsidRPr="00425E63" w:rsidRDefault="00F54E7F" w:rsidP="00F54E7F">
      <w:pPr>
        <w:spacing w:before="100" w:beforeAutospacing="1" w:after="100" w:afterAutospacing="1"/>
        <w:jc w:val="both"/>
        <w:rPr>
          <w:ins w:id="1360" w:author="Frontiir Legal" w:date="2026-10-09T12:02:00Z"/>
          <w:rFonts w:ascii="Times New Roman" w:eastAsia="Times New Roman" w:hAnsi="Times New Roman" w:cs="Times New Roman"/>
        </w:rPr>
      </w:pPr>
      <w:ins w:id="136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၁၇.၂။ အခွင့်အရေးလွှဲပြောင်းခြင်း။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အငှားချထားသူသည် အငှားယူသူ၏ ကြိုတင်စာဖြင့် သဘောတူညီချက်မရှိဘဲ ဤ</w:t>
        </w:r>
      </w:ins>
      <w:ins w:id="1362" w:author="Frontiir Legal" w:date="2026-10-09T12:10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63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မိမိ၏ အခွင့်အရေး သို့မဟုတ် တာဝန်ဝတ္တရားများကို အခြားသူတစ်ဦးဦးထံ လွှဲပြောင်းပေးခြင်း မပြုရ။</w:t>
        </w:r>
      </w:ins>
    </w:p>
    <w:p w14:paraId="17E335FC" w14:textId="2379CE96" w:rsidR="00F54E7F" w:rsidRPr="00425E63" w:rsidRDefault="00F54E7F" w:rsidP="00F54E7F">
      <w:pPr>
        <w:spacing w:before="100" w:beforeAutospacing="1" w:after="100" w:afterAutospacing="1"/>
        <w:jc w:val="both"/>
        <w:rPr>
          <w:ins w:id="1364" w:author="Frontiir Legal" w:date="2026-10-09T12:02:00Z"/>
          <w:rFonts w:ascii="Times New Roman" w:eastAsia="Times New Roman" w:hAnsi="Times New Roman" w:cs="Times New Roman"/>
        </w:rPr>
      </w:pPr>
      <w:ins w:id="1365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၁၇.၃။ စာဖြင့် အသိပေးခြင်း။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1366" w:author="Frontiir Legal" w:date="2026-10-09T12:11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67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စာချုပ်နှင့် စပ်လျဉ်းသည့် အကြောင်းကြားစာများကို စာချုပ်ဝင်များ၏ အထက်ဖော်ပြပါ လိပ်စာများ သို့မဟုတ် နောက်ပိုင်းတွင် စာဖြင့် အသိပေးထားသည့် လိပ်စာများသို့ ပေးပို့ရမည်။ ဆက်သွယ်ရန် အချက်အလက်ပြောင်းလဲပါက သက်ဆိုင်ရာစာချုပ်ဝင်သည် အခြားစာချုပ်ဝင်ထံသို့ အချိန်မီ အသိပေးရမည်။</w:t>
        </w:r>
      </w:ins>
    </w:p>
    <w:p w14:paraId="029AD0FA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1368" w:author="Frontiir Legal" w:date="2026-10-09T12:02:00Z"/>
          <w:rFonts w:ascii="Times New Roman" w:eastAsia="Times New Roman" w:hAnsi="Times New Roman" w:cs="Times New Roman"/>
        </w:rPr>
      </w:pPr>
      <w:ins w:id="1369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lastRenderedPageBreak/>
          <w:t>၁၇.၄။ စာချုပ်တစ်စိတ်တစ်ပိုင်း အကျုံးမဝင်ခြင်း။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ဤစာချုပ်ပါ သတ်မှတ်ချက်တစ်ရပ်ရပ်သည် သက်ဆိုင်ရာဥပဒေအရ အကျုံးမဝင်ကြောင်း သတ်မှတ်ခံရပါက ကျန်ရှိသော သတ်မှတ်ချက်များသည် ဥပဒေအရ ဆက်လက်အကျုံးဝင်နိုင်သည့် အတိုင်းအတာအထိ အကျုံးဝင်နေမည်။</w:t>
        </w:r>
      </w:ins>
    </w:p>
    <w:p w14:paraId="084FC4CA" w14:textId="77777777" w:rsidR="00F54E7F" w:rsidRPr="00685870" w:rsidRDefault="00F54E7F" w:rsidP="00F54E7F">
      <w:pPr>
        <w:spacing w:before="100" w:beforeAutospacing="1" w:after="100" w:afterAutospacing="1"/>
        <w:jc w:val="both"/>
        <w:rPr>
          <w:ins w:id="1370" w:author="Frontiir Legal" w:date="2026-10-09T12:02:00Z"/>
          <w:rFonts w:ascii="Times New Roman" w:eastAsia="Times New Roman" w:hAnsi="Times New Roman" w:cs="Times New Roman"/>
        </w:rPr>
      </w:pPr>
      <w:ins w:id="137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၁၇.၅။ စာချုပ်အပြည့်အစုံ။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ဤစာချုပ်နှင့် ၎င်း၏ ပူးတွဲစာရွက်စာတမ်းများသည် ဤစာချုပ်ပါ အကြောင်းအရာများနှင့် စပ်လျဉ်း၍ စာချုပ်ဝင်နှစ်ဦးအကြား သဘောတူညီထားသည့် အချက်များကို ဖော်ပြထားခြင်းဖြစ်သည်။ ယခင်က နှုတ်ဖြင့် သို့မဟုတ် စာဖြင့် ပြုလုပ်ထားသည့် သဘောတူညီချက်များနှင့် ကွဲလွဲပါက စာချုပ်ဝင်နှစ်ဦးက နောက်ပိုင်းတွင် စာဖြင့် သဘောတူညီထားသည့် ပြင်ဆင်ချက်များနှင့်အညီ ဆောင်ရွက်ရမည်။</w:t>
        </w:r>
      </w:ins>
    </w:p>
    <w:p w14:paraId="320DB557" w14:textId="1B7C143D" w:rsidR="005C55A2" w:rsidRDefault="00F54E7F" w:rsidP="00F54E7F">
      <w:pPr>
        <w:spacing w:before="100" w:beforeAutospacing="1" w:after="100" w:afterAutospacing="1"/>
        <w:jc w:val="both"/>
        <w:rPr>
          <w:ins w:id="1372" w:author="ASUS" w:date="2026-10-15T15:48:00Z"/>
          <w:rFonts w:ascii="Times New Roman" w:eastAsia="Times New Roman" w:hAnsi="Times New Roman"/>
        </w:rPr>
      </w:pPr>
      <w:ins w:id="1373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စာချုပ်ဝင်နှစ်ဦးသည် ဤ</w:t>
        </w:r>
      </w:ins>
      <w:ins w:id="1374" w:author="Frontiir Legal" w:date="2026-10-09T12:13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75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အချက်အလက်များ၊ စည်းကမ်းချက်များ၊ အခွင့်အရေးများနှင့် တာဝန်ဝတ္တရားများကို ကိုယ်တိုင်ဖတ်ရှု၍ နားလည်သဘောပေါက်ပြီးဖြစ်ကြောင်း၊ မည်သူတစ်ဦးတစ်ယောက်၏ ခြိမ်းခြောက်မှု၊ သွေးဆောင်ဖြားယောင်းမှု၊ မလျော်ကန်သော သြဇာသက်ရောက်မှု၊ လိမ်လည်မှု၊ အချက်အလက်မှားယွင်းဖော်ပြမှု သို့မဟုတ် အနိုင်အထက်ပြုမှုတို့မရှိဘဲ မိမိတို့၏ လွတ်လပ်သော သဘောဆန္ဒအရ ဤ</w:t>
        </w:r>
      </w:ins>
      <w:ins w:id="1376" w:author="Frontiir Legal" w:date="2026-10-09T12:13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1377" w:author="Frontiir Legal" w:date="2026-10-09T12:02:00Z">
        <w:r w:rsidRPr="00425E63">
          <w:rPr>
            <w:rFonts w:ascii="Times New Roman" w:eastAsia="Times New Roman" w:hAnsi="Times New Roman"/>
            <w:cs/>
            <w:lang w:val="x-none"/>
          </w:rPr>
          <w:t>စ</w:t>
        </w:r>
        <w:r w:rsidRPr="00425E63">
          <w:rPr>
            <w:rFonts w:ascii="Times New Roman" w:eastAsia="Times New Roman" w:hAnsi="Times New Roman"/>
            <w:cs/>
          </w:rPr>
          <w:t xml:space="preserve">ာချုပ်ကို အောက်ဖော်ပြပါ အသိသက်သေများ၏ ရှေ့မှောက်တွင် </w:t>
        </w:r>
      </w:ins>
      <w:ins w:id="1378" w:author="Frontiir Legal" w:date="2026-10-09T12:31:00Z">
        <w:r w:rsidR="00190EBD" w:rsidRPr="00425E63">
          <w:rPr>
            <w:rFonts w:ascii="Times New Roman" w:eastAsia="Times New Roman" w:hAnsi="Times New Roman"/>
            <w:cs/>
          </w:rPr>
          <w:t>လက်မှတ်များရေးထိုး</w:t>
        </w:r>
      </w:ins>
      <w:ins w:id="1379" w:author="Frontiir Legal" w:date="2026-10-09T12:32:00Z">
        <w:r w:rsidR="00190EBD">
          <w:rPr>
            <w:rFonts w:eastAsia="Times New Roman"/>
            <w:cs/>
            <w:lang w:val="x-none"/>
          </w:rPr>
          <w:t>၍</w:t>
        </w:r>
        <w:r w:rsidR="00190EBD">
          <w:rPr>
            <w:rFonts w:eastAsia="Times New Roman"/>
            <w:lang w:val="x-none"/>
          </w:rPr>
          <w:t xml:space="preserve"> </w:t>
        </w:r>
      </w:ins>
      <w:ins w:id="1380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 ချုပ်ဆိုကြသည်။</w:t>
        </w:r>
      </w:ins>
    </w:p>
    <w:p w14:paraId="02212CE0" w14:textId="4DC33024" w:rsidR="007F0860" w:rsidRDefault="007F0860" w:rsidP="00F54E7F">
      <w:pPr>
        <w:spacing w:before="100" w:beforeAutospacing="1" w:after="100" w:afterAutospacing="1"/>
        <w:jc w:val="both"/>
        <w:rPr>
          <w:ins w:id="1381" w:author="ASUS" w:date="2026-10-15T15:48:00Z"/>
          <w:rFonts w:ascii="Times New Roman" w:eastAsia="Times New Roman" w:hAnsi="Times New Roman"/>
        </w:rPr>
      </w:pPr>
    </w:p>
    <w:p w14:paraId="541AB9B5" w14:textId="2053436D" w:rsidR="007F0860" w:rsidRDefault="007F0860" w:rsidP="00F54E7F">
      <w:pPr>
        <w:spacing w:before="100" w:beforeAutospacing="1" w:after="100" w:afterAutospacing="1"/>
        <w:jc w:val="both"/>
        <w:rPr>
          <w:ins w:id="1382" w:author="ASUS" w:date="2026-10-15T15:48:00Z"/>
          <w:rFonts w:ascii="Times New Roman" w:eastAsia="Times New Roman" w:hAnsi="Times New Roman"/>
        </w:rPr>
      </w:pPr>
    </w:p>
    <w:p w14:paraId="354E6AF0" w14:textId="1C6957D3" w:rsidR="007F0860" w:rsidRDefault="007F0860" w:rsidP="00F54E7F">
      <w:pPr>
        <w:spacing w:before="100" w:beforeAutospacing="1" w:after="100" w:afterAutospacing="1"/>
        <w:jc w:val="both"/>
        <w:rPr>
          <w:ins w:id="1383" w:author="ASUS" w:date="2026-10-15T15:48:00Z"/>
          <w:rFonts w:ascii="Times New Roman" w:eastAsia="Times New Roman" w:hAnsi="Times New Roman"/>
        </w:rPr>
      </w:pPr>
    </w:p>
    <w:p w14:paraId="105AFCF1" w14:textId="0DA66160" w:rsidR="007F0860" w:rsidRDefault="007F0860" w:rsidP="00F54E7F">
      <w:pPr>
        <w:spacing w:before="100" w:beforeAutospacing="1" w:after="100" w:afterAutospacing="1"/>
        <w:jc w:val="both"/>
        <w:rPr>
          <w:ins w:id="1384" w:author="ASUS" w:date="2026-10-15T15:48:00Z"/>
          <w:rFonts w:ascii="Times New Roman" w:eastAsia="Times New Roman" w:hAnsi="Times New Roman"/>
        </w:rPr>
      </w:pPr>
    </w:p>
    <w:p w14:paraId="42F25FB7" w14:textId="674EC007" w:rsidR="007F0860" w:rsidRDefault="007F0860" w:rsidP="00F54E7F">
      <w:pPr>
        <w:spacing w:before="100" w:beforeAutospacing="1" w:after="100" w:afterAutospacing="1"/>
        <w:jc w:val="both"/>
        <w:rPr>
          <w:ins w:id="1385" w:author="ASUS" w:date="2026-10-15T15:48:00Z"/>
          <w:rFonts w:ascii="Times New Roman" w:eastAsia="Times New Roman" w:hAnsi="Times New Roman"/>
        </w:rPr>
      </w:pPr>
    </w:p>
    <w:p w14:paraId="5329B07F" w14:textId="0164DDD2" w:rsidR="007F0860" w:rsidRDefault="007F0860" w:rsidP="00F54E7F">
      <w:pPr>
        <w:spacing w:before="100" w:beforeAutospacing="1" w:after="100" w:afterAutospacing="1"/>
        <w:jc w:val="both"/>
        <w:rPr>
          <w:ins w:id="1386" w:author="ASUS" w:date="2026-10-15T15:48:00Z"/>
          <w:rFonts w:ascii="Times New Roman" w:eastAsia="Times New Roman" w:hAnsi="Times New Roman"/>
        </w:rPr>
      </w:pPr>
    </w:p>
    <w:p w14:paraId="159E6110" w14:textId="77FE56E3" w:rsidR="007F0860" w:rsidRDefault="007F0860" w:rsidP="00F54E7F">
      <w:pPr>
        <w:spacing w:before="100" w:beforeAutospacing="1" w:after="100" w:afterAutospacing="1"/>
        <w:jc w:val="both"/>
        <w:rPr>
          <w:ins w:id="1387" w:author="ASUS" w:date="2026-10-15T15:48:00Z"/>
          <w:rFonts w:ascii="Times New Roman" w:eastAsia="Times New Roman" w:hAnsi="Times New Roman"/>
        </w:rPr>
      </w:pPr>
    </w:p>
    <w:p w14:paraId="73583105" w14:textId="195D7A4A" w:rsidR="007F0860" w:rsidRDefault="007F0860" w:rsidP="00F54E7F">
      <w:pPr>
        <w:spacing w:before="100" w:beforeAutospacing="1" w:after="100" w:afterAutospacing="1"/>
        <w:jc w:val="both"/>
        <w:rPr>
          <w:ins w:id="1388" w:author="ASUS" w:date="2026-10-15T15:48:00Z"/>
          <w:rFonts w:ascii="Times New Roman" w:eastAsia="Times New Roman" w:hAnsi="Times New Roman"/>
        </w:rPr>
      </w:pPr>
    </w:p>
    <w:p w14:paraId="32292AE5" w14:textId="705F6E00" w:rsidR="007F0860" w:rsidRDefault="007F0860" w:rsidP="00F54E7F">
      <w:pPr>
        <w:spacing w:before="100" w:beforeAutospacing="1" w:after="100" w:afterAutospacing="1"/>
        <w:jc w:val="both"/>
        <w:rPr>
          <w:ins w:id="1389" w:author="ASUS" w:date="2026-10-15T15:48:00Z"/>
          <w:rFonts w:ascii="Times New Roman" w:eastAsia="Times New Roman" w:hAnsi="Times New Roman"/>
        </w:rPr>
      </w:pPr>
    </w:p>
    <w:p w14:paraId="180BFBE6" w14:textId="1ECB70D0" w:rsidR="007F0860" w:rsidRDefault="007F0860" w:rsidP="00F54E7F">
      <w:pPr>
        <w:spacing w:before="100" w:beforeAutospacing="1" w:after="100" w:afterAutospacing="1"/>
        <w:jc w:val="both"/>
        <w:rPr>
          <w:ins w:id="1390" w:author="ASUS" w:date="2026-10-15T15:48:00Z"/>
          <w:rFonts w:ascii="Times New Roman" w:eastAsia="Times New Roman" w:hAnsi="Times New Roman"/>
        </w:rPr>
      </w:pPr>
    </w:p>
    <w:p w14:paraId="7DB38F42" w14:textId="77777777" w:rsidR="007F0860" w:rsidRPr="00425E63" w:rsidRDefault="007F0860" w:rsidP="00F54E7F">
      <w:pPr>
        <w:spacing w:before="100" w:beforeAutospacing="1" w:after="100" w:afterAutospacing="1"/>
        <w:jc w:val="both"/>
        <w:rPr>
          <w:ins w:id="1391" w:author="Frontiir Legal" w:date="2026-10-09T12:02:00Z"/>
          <w:rFonts w:ascii="Times New Roman" w:eastAsia="Times New Roman" w:hAnsi="Times New Roman" w:cs="Times New Roman"/>
        </w:rPr>
      </w:pPr>
    </w:p>
    <w:p w14:paraId="293C306A" w14:textId="634A057C" w:rsidR="00F54E7F" w:rsidRPr="00F54E7F" w:rsidDel="005C55A2" w:rsidRDefault="00F54E7F" w:rsidP="00437025">
      <w:pPr>
        <w:jc w:val="both"/>
        <w:rPr>
          <w:del w:id="1392" w:author="Frontiir Legal" w:date="2026-10-09T12:14:00Z"/>
          <w:rFonts w:ascii="Pyidaungsu" w:hAnsi="Pyidaungsu" w:cs="Pyidaungsu"/>
          <w:b/>
          <w:bCs/>
          <w:sz w:val="24"/>
          <w:szCs w:val="24"/>
        </w:rPr>
      </w:pPr>
    </w:p>
    <w:p w14:paraId="777CBE62" w14:textId="29C1594A" w:rsidR="001B78D5" w:rsidRPr="00F54E7F" w:rsidDel="005C55A2" w:rsidRDefault="001B78D5" w:rsidP="001B78D5">
      <w:pPr>
        <w:spacing w:line="120" w:lineRule="auto"/>
        <w:ind w:firstLine="720"/>
        <w:jc w:val="both"/>
        <w:rPr>
          <w:del w:id="1393" w:author="Frontiir Legal" w:date="2026-10-09T12:14:00Z"/>
          <w:rFonts w:ascii="Pyidaungsu" w:hAnsi="Pyidaungsu" w:cs="Pyidaungsu"/>
          <w:sz w:val="24"/>
          <w:szCs w:val="24"/>
        </w:rPr>
      </w:pPr>
    </w:p>
    <w:p w14:paraId="1C4F75F4" w14:textId="1F1584E8" w:rsidR="001B78D5" w:rsidRPr="00190EBD" w:rsidDel="005C55A2" w:rsidRDefault="00437025" w:rsidP="001B78D5">
      <w:pPr>
        <w:spacing w:line="240" w:lineRule="auto"/>
        <w:jc w:val="both"/>
        <w:rPr>
          <w:del w:id="1394" w:author="Frontiir Legal" w:date="2026-10-09T12:14:00Z"/>
          <w:rFonts w:ascii="Pyidaungsu" w:hAnsi="Pyidaungsu" w:cs="Pyidaungsu"/>
          <w:sz w:val="24"/>
          <w:szCs w:val="24"/>
        </w:rPr>
      </w:pPr>
      <w:del w:id="1395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၁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၃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.၁။</w:delText>
        </w:r>
        <w:r w:rsidDel="005C55A2">
          <w:rPr>
            <w:rFonts w:ascii="Pyidaungsu" w:hAnsi="Pyidaungsu" w:cs="Pyidaungsu"/>
            <w:sz w:val="24"/>
            <w:szCs w:val="24"/>
            <w:cs/>
          </w:rPr>
          <w:tab/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အငှားချထားသူနှင့် အငှားယူသူတို့သည် ဤစာချုပ်ပါ အရေးကြီးသော တာဝန်ဝတ္တရားတစ်ရပ်ရပ်ကို တစ်ဦးဦးမှ ဖောက်ဖျက်ခဲ့ပါက ကျန်တစ်ဦးသည် စာဖြင့် အသိပေး၍ သင့်လျော်သော ပြင်ဆင်ချိန်ကာလ ပေး နိုင်သည်။ သတ်မှတ်ထားသည့်ကာလအတွင်း ဖောက်ဖျက်မှုကို မပြင်ဆင်ပါက ဤစာချုပ်ပါ သတ်မှတ်ချက်</w:delText>
        </w:r>
      </w:del>
    </w:p>
    <w:p w14:paraId="7D1AD4DC" w14:textId="4E78F6FE" w:rsidR="00B921F0" w:rsidRPr="00190EBD" w:rsidDel="005C55A2" w:rsidRDefault="00437025" w:rsidP="001B78D5">
      <w:pPr>
        <w:spacing w:line="240" w:lineRule="auto"/>
        <w:jc w:val="both"/>
        <w:rPr>
          <w:del w:id="1396" w:author="Frontiir Legal" w:date="2026-10-09T12:14:00Z"/>
          <w:rFonts w:ascii="Pyidaungsu" w:hAnsi="Pyidaungsu" w:cs="Pyidaungsu"/>
          <w:sz w:val="24"/>
          <w:szCs w:val="24"/>
        </w:rPr>
      </w:pPr>
      <w:del w:id="1397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များ နှင့် သက်ဆိုင်ရာ ဥပ‌ဒေများအရ စာချုပ်ရပ်စဲခြင်းနှင့် နစ်နာကြေး‌တောင်းခံခြင်း  အပါအဝင်ရရှိနိုင်သည့် ဥပ‌ဒေ‌ရေးရာ အခွင့်အရေးများကို အသုံးပြုနိုင်သည်။</w:delText>
        </w:r>
      </w:del>
    </w:p>
    <w:p w14:paraId="5FAC7BC1" w14:textId="11A843EB" w:rsidR="001B78D5" w:rsidRPr="00190EBD" w:rsidDel="005C55A2" w:rsidRDefault="001B78D5" w:rsidP="001B78D5">
      <w:pPr>
        <w:spacing w:line="120" w:lineRule="auto"/>
        <w:ind w:firstLine="720"/>
        <w:jc w:val="both"/>
        <w:rPr>
          <w:del w:id="1398" w:author="Frontiir Legal" w:date="2026-10-09T12:14:00Z"/>
          <w:rFonts w:ascii="Pyidaungsu" w:hAnsi="Pyidaungsu" w:cs="Pyidaungsu"/>
          <w:sz w:val="24"/>
          <w:szCs w:val="24"/>
        </w:rPr>
      </w:pPr>
    </w:p>
    <w:p w14:paraId="043A1194" w14:textId="16AE9C95" w:rsidR="0078637C" w:rsidRPr="00190EBD" w:rsidDel="005C55A2" w:rsidRDefault="0078637C" w:rsidP="001B78D5">
      <w:pPr>
        <w:spacing w:line="240" w:lineRule="auto"/>
        <w:jc w:val="both"/>
        <w:rPr>
          <w:del w:id="1399" w:author="Frontiir Legal" w:date="2026-10-09T12:14:00Z"/>
          <w:rFonts w:ascii="Pyidaungsu" w:hAnsi="Pyidaungsu" w:cs="Pyidaungsu"/>
          <w:b/>
          <w:bCs/>
          <w:sz w:val="24"/>
          <w:szCs w:val="24"/>
        </w:rPr>
      </w:pPr>
      <w:del w:id="1400" w:author="Frontiir Legal" w:date="2026-10-09T12:14:00Z">
        <w:r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၁၄</w:delText>
        </w:r>
        <w:r w:rsidRPr="00B921F0"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 xml:space="preserve">။ </w:delText>
        </w:r>
        <w:r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စာချုပ် ရပ်စဲခြင်း။</w:delText>
        </w:r>
      </w:del>
    </w:p>
    <w:p w14:paraId="2F6CD228" w14:textId="43B9CAFB" w:rsidR="001B78D5" w:rsidRPr="00190EBD" w:rsidDel="005C55A2" w:rsidRDefault="001B78D5" w:rsidP="001B78D5">
      <w:pPr>
        <w:spacing w:line="120" w:lineRule="auto"/>
        <w:ind w:firstLine="720"/>
        <w:jc w:val="both"/>
        <w:rPr>
          <w:del w:id="1401" w:author="Frontiir Legal" w:date="2026-10-09T12:14:00Z"/>
          <w:rFonts w:ascii="Pyidaungsu" w:hAnsi="Pyidaungsu" w:cs="Pyidaungsu"/>
          <w:sz w:val="24"/>
          <w:szCs w:val="24"/>
        </w:rPr>
      </w:pPr>
    </w:p>
    <w:p w14:paraId="059F376E" w14:textId="210259F7" w:rsidR="0078637C" w:rsidRPr="00190EBD" w:rsidDel="005C55A2" w:rsidRDefault="0078637C" w:rsidP="001B78D5">
      <w:pPr>
        <w:spacing w:line="240" w:lineRule="auto"/>
        <w:jc w:val="both"/>
        <w:rPr>
          <w:del w:id="1402" w:author="Frontiir Legal" w:date="2026-10-09T12:14:00Z"/>
          <w:rFonts w:ascii="Pyidaungsu" w:hAnsi="Pyidaungsu" w:cs="Pyidaungsu"/>
          <w:color w:val="0D0D0D"/>
          <w:sz w:val="24"/>
          <w:szCs w:val="24"/>
        </w:rPr>
      </w:pPr>
      <w:del w:id="1403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၁၄.၁။</w:delText>
        </w:r>
        <w:r w:rsidDel="005C55A2">
          <w:rPr>
            <w:rFonts w:ascii="Pyidaungsu" w:hAnsi="Pyidaungsu" w:cs="Pyidaungsu"/>
            <w:sz w:val="24"/>
            <w:szCs w:val="24"/>
            <w:cs/>
          </w:rPr>
          <w:tab/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ဤသဘောတူစာချုပ်ကို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အောက်ပါ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အခြေအနေတစ်ရပ်ရပ်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ပေါ်ပေါက်လာပါက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ရပ်စဲနိုင်သည်။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   (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)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ငှားရမ်း</w:delText>
        </w:r>
        <w:r w:rsidR="00720292" w:rsidDel="005C55A2">
          <w:rPr>
            <w:rFonts w:ascii="Pyidaungsu" w:hAnsi="Pyidaungsu" w:cs="Pyidaungsu" w:hint="cs"/>
            <w:sz w:val="24"/>
            <w:szCs w:val="24"/>
            <w:cs/>
          </w:rPr>
          <w:delText>သည့်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ကာလ ကုန်ဆုံးခြင်း၊</w:delText>
        </w:r>
      </w:del>
    </w:p>
    <w:p w14:paraId="481E20EC" w14:textId="075D7279" w:rsidR="0078637C" w:rsidRPr="00190EBD" w:rsidDel="005C55A2" w:rsidRDefault="0078637C" w:rsidP="001B78D5">
      <w:pPr>
        <w:spacing w:line="240" w:lineRule="auto"/>
        <w:jc w:val="both"/>
        <w:rPr>
          <w:del w:id="1404" w:author="Frontiir Legal" w:date="2026-10-09T12:14:00Z"/>
          <w:rFonts w:ascii="Pyidaungsu" w:hAnsi="Pyidaungsu" w:cs="Pyidaungsu"/>
          <w:sz w:val="24"/>
          <w:szCs w:val="24"/>
        </w:rPr>
      </w:pPr>
      <w:del w:id="1405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(ခ)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နှစ်ဦးနှစ်ဖက်၏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သဘောတူညီချက်ဖြင့်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ရပ်စဲခြင်း။</w:delText>
        </w:r>
      </w:del>
    </w:p>
    <w:p w14:paraId="46E1CCC9" w14:textId="4C7BE987" w:rsidR="0078637C" w:rsidRPr="00190EBD" w:rsidDel="005C55A2" w:rsidRDefault="0078637C" w:rsidP="001B78D5">
      <w:pPr>
        <w:spacing w:line="240" w:lineRule="auto"/>
        <w:jc w:val="both"/>
        <w:rPr>
          <w:del w:id="1406" w:author="Frontiir Legal" w:date="2026-10-09T12:14:00Z"/>
          <w:rFonts w:ascii="Pyidaungsu" w:hAnsi="Pyidaungsu" w:cs="Pyidaungsu"/>
          <w:sz w:val="24"/>
          <w:szCs w:val="24"/>
        </w:rPr>
      </w:pPr>
      <w:del w:id="1407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(ဂ)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တစ်ဖက်ဖက်မှ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သဘောတူညီချက်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၊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စည်ကမ်းချက်ကို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ဖောက်ဖျက်သဖြင့်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</w:del>
    </w:p>
    <w:p w14:paraId="5F7A06B2" w14:textId="3888842C" w:rsidR="0078637C" w:rsidRPr="00190EBD" w:rsidDel="005C55A2" w:rsidRDefault="0078637C" w:rsidP="001B78D5">
      <w:pPr>
        <w:spacing w:line="240" w:lineRule="auto"/>
        <w:jc w:val="both"/>
        <w:rPr>
          <w:del w:id="1408" w:author="Frontiir Legal" w:date="2026-10-09T12:14:00Z"/>
          <w:rFonts w:ascii="Pyidaungsu" w:hAnsi="Pyidaungsu" w:cs="Pyidaungsu"/>
          <w:sz w:val="24"/>
          <w:szCs w:val="24"/>
        </w:rPr>
      </w:pPr>
      <w:del w:id="1409" w:author="Frontiir Legal" w:date="2026-10-09T12:14:00Z"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ရပ်စဲခြင်း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။</w:delText>
        </w:r>
      </w:del>
    </w:p>
    <w:p w14:paraId="675FC609" w14:textId="096AFD91" w:rsidR="0078637C" w:rsidRPr="00190EBD" w:rsidDel="005C55A2" w:rsidRDefault="00720292" w:rsidP="001B78D5">
      <w:pPr>
        <w:spacing w:line="240" w:lineRule="auto"/>
        <w:jc w:val="both"/>
        <w:rPr>
          <w:del w:id="1410" w:author="Frontiir Legal" w:date="2026-10-09T12:14:00Z"/>
          <w:rFonts w:ascii="Pyidaungsu" w:hAnsi="Pyidaungsu" w:cs="Pyidaungsu"/>
          <w:color w:val="0D0D0D"/>
        </w:rPr>
      </w:pPr>
      <w:del w:id="1411" w:author="Frontiir Legal" w:date="2026-10-09T12:14:00Z"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rPrChange w:id="1412" w:author="Frontiir Legal" w:date="2026-10-09T12:31:00Z">
              <w:rPr>
                <w:rFonts w:ascii="Pyidaungsu" w:hAnsi="Pyidaungsu" w:cs="Pyidaungsu"/>
                <w:color w:val="0D0D0D"/>
              </w:rPr>
            </w:rPrChange>
          </w:rPr>
          <w:delText>(</w:delText>
        </w:r>
        <w:r w:rsidR="0078637C" w:rsidRPr="0078637C" w:rsidDel="005C55A2">
          <w:rPr>
            <w:rFonts w:ascii="Pyidaungsu" w:hAnsi="Pyidaungsu" w:cs="Pyidaungsu"/>
            <w:cs/>
          </w:rPr>
          <w:delText>ဃ) ငှားရမ်းမည့်ယာဉ်ကို တရားဝင်ဆက်လက်</w:delText>
        </w:r>
        <w:r w:rsidDel="005C55A2">
          <w:rPr>
            <w:rFonts w:ascii="Pyidaungsu" w:hAnsi="Pyidaungsu" w:cs="Pyidaungsu"/>
            <w:cs/>
          </w:rPr>
          <w:delText>အသုံးပြုရန် မဖြစ်နိုင်တော့ခြင်း</w:delText>
        </w:r>
        <w:r w:rsidDel="005C55A2">
          <w:rPr>
            <w:rFonts w:ascii="Pyidaungsu" w:hAnsi="Pyidaungsu" w:cs="Pyidaungsu" w:hint="cs"/>
            <w:cs/>
          </w:rPr>
          <w:delText>။</w:delText>
        </w:r>
      </w:del>
    </w:p>
    <w:p w14:paraId="603D2C45" w14:textId="45065041" w:rsidR="0078637C" w:rsidRPr="00190EBD" w:rsidDel="005C55A2" w:rsidRDefault="00720292" w:rsidP="001B78D5">
      <w:pPr>
        <w:spacing w:line="240" w:lineRule="auto"/>
        <w:jc w:val="both"/>
        <w:rPr>
          <w:del w:id="1413" w:author="Frontiir Legal" w:date="2026-10-09T12:14:00Z"/>
          <w:rFonts w:ascii="Pyidaungsu" w:hAnsi="Pyidaungsu" w:cs="Pyidaungsu"/>
          <w:sz w:val="24"/>
          <w:szCs w:val="24"/>
        </w:rPr>
      </w:pPr>
      <w:del w:id="1414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>(</w:delText>
        </w:r>
        <w:r w:rsidR="00241A0A" w:rsidDel="005C55A2">
          <w:rPr>
            <w:rFonts w:ascii="Pyidaungsu" w:hAnsi="Pyidaungsu" w:cs="Pyidaungsu" w:hint="cs"/>
            <w:sz w:val="24"/>
            <w:szCs w:val="24"/>
            <w:cs/>
          </w:rPr>
          <w:delText>င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)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စာချုပ်ဝင်တစ်ဦးဦးမှ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လုပ်ငန်းကို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တည်ဆဲဥပဒေတစ်ရပ်ရပ်အရ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ဆက်လက်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ဆောင်ရွက်နိုင်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  </w:delText>
        </w:r>
      </w:del>
    </w:p>
    <w:p w14:paraId="25D84D93" w14:textId="260D6524" w:rsidR="0078637C" w:rsidRPr="00190EBD" w:rsidDel="005C55A2" w:rsidRDefault="0078637C" w:rsidP="001B78D5">
      <w:pPr>
        <w:spacing w:line="240" w:lineRule="auto"/>
        <w:jc w:val="both"/>
        <w:rPr>
          <w:del w:id="1415" w:author="Frontiir Legal" w:date="2026-10-09T12:14:00Z"/>
          <w:rFonts w:ascii="Pyidaungsu" w:hAnsi="Pyidaungsu" w:cs="Pyidaungsu"/>
          <w:sz w:val="24"/>
          <w:szCs w:val="24"/>
        </w:rPr>
      </w:pPr>
      <w:del w:id="1416" w:author="Frontiir Legal" w:date="2026-10-09T12:14:00Z"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စွမ်းမရှိခြင်း။</w:delText>
        </w:r>
      </w:del>
    </w:p>
    <w:p w14:paraId="7624D990" w14:textId="1D85FE9F" w:rsidR="00804400" w:rsidRPr="00190EBD" w:rsidDel="005C55A2" w:rsidRDefault="00720292" w:rsidP="001B78D5">
      <w:pPr>
        <w:spacing w:line="240" w:lineRule="auto"/>
        <w:jc w:val="both"/>
        <w:rPr>
          <w:del w:id="1417" w:author="Frontiir Legal" w:date="2026-10-09T12:14:00Z"/>
          <w:rFonts w:ascii="Pyidaungsu" w:hAnsi="Pyidaungsu" w:cs="Pyidaungsu"/>
          <w:sz w:val="24"/>
          <w:szCs w:val="24"/>
        </w:rPr>
      </w:pPr>
      <w:del w:id="1418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(</w:delText>
        </w:r>
        <w:r w:rsidR="00241A0A" w:rsidDel="005C55A2">
          <w:rPr>
            <w:rFonts w:ascii="Pyidaungsu" w:hAnsi="Pyidaungsu" w:cs="Pyidaungsu" w:hint="cs"/>
            <w:sz w:val="24"/>
            <w:szCs w:val="24"/>
            <w:cs/>
          </w:rPr>
          <w:delText>စ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)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ကြိုတင်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မမျှော်မှန်းနိုင်သည့်အပြင်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တားဆီးခြင်းမပြုနိုင်သော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မလွှဲမရှောင်နိုင်သည့်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ဖြစ်ရပ်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များ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ပေါ်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   .            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 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 xml:space="preserve">ပေါက်ခြင်း။ </w:delText>
        </w:r>
      </w:del>
    </w:p>
    <w:p w14:paraId="7EBB6F5B" w14:textId="3858A7BE" w:rsidR="0078637C" w:rsidRPr="00190EBD" w:rsidDel="005C55A2" w:rsidRDefault="00720292" w:rsidP="001B78D5">
      <w:pPr>
        <w:spacing w:line="240" w:lineRule="auto"/>
        <w:jc w:val="both"/>
        <w:rPr>
          <w:del w:id="1419" w:author="Frontiir Legal" w:date="2026-10-09T12:14:00Z"/>
          <w:rFonts w:ascii="Pyidaungsu" w:hAnsi="Pyidaungsu" w:cs="Pyidaungsu"/>
          <w:color w:val="0D0D0D"/>
        </w:rPr>
      </w:pPr>
      <w:del w:id="1420" w:author="Frontiir Legal" w:date="2026-10-09T12:14:00Z"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rPrChange w:id="1421" w:author="Frontiir Legal" w:date="2026-10-09T12:31:00Z">
              <w:rPr>
                <w:rFonts w:ascii="Pyidaungsu" w:hAnsi="Pyidaungsu" w:cs="Pyidaungsu"/>
                <w:color w:val="0D0D0D"/>
              </w:rPr>
            </w:rPrChange>
          </w:rPr>
          <w:delText>(</w:delText>
        </w:r>
        <w:r w:rsidR="00241A0A" w:rsidRPr="00241A0A" w:rsidDel="005C55A2">
          <w:rPr>
            <w:rFonts w:ascii="Pyidaungsu" w:hAnsi="Pyidaungsu" w:cs="Pyidaungsu"/>
            <w:cs/>
          </w:rPr>
          <w:delText>ဆ</w:delText>
        </w:r>
        <w:r w:rsidR="0078637C" w:rsidRPr="00241A0A" w:rsidDel="005C55A2">
          <w:rPr>
            <w:rFonts w:ascii="Pyidaungsu" w:hAnsi="Pyidaungsu" w:cs="Pyidaungsu"/>
            <w:cs/>
          </w:rPr>
          <w:delText>) သက်ဆိုင်ရာဥပဒေအရ စာချုပ်ဆက်လက်ထားရှိရန် မဖြစ်နိုင်တော့ခြင်း။</w:delText>
        </w:r>
      </w:del>
    </w:p>
    <w:p w14:paraId="11DEED95" w14:textId="3C27EF67" w:rsidR="001B78D5" w:rsidRPr="00190EBD" w:rsidDel="005C55A2" w:rsidRDefault="001B78D5" w:rsidP="001B78D5">
      <w:pPr>
        <w:spacing w:line="120" w:lineRule="auto"/>
        <w:jc w:val="both"/>
        <w:rPr>
          <w:del w:id="1422" w:author="Frontiir Legal" w:date="2026-10-09T12:14:00Z"/>
          <w:rFonts w:ascii="Pyidaungsu" w:hAnsi="Pyidaungsu" w:cs="Pyidaungsu"/>
          <w:color w:val="0D0D0D"/>
        </w:rPr>
      </w:pPr>
    </w:p>
    <w:p w14:paraId="77ABF49C" w14:textId="11B6427A" w:rsidR="00241A0A" w:rsidRPr="00190EBD" w:rsidDel="005C55A2" w:rsidRDefault="00241A0A" w:rsidP="001B78D5">
      <w:pPr>
        <w:spacing w:line="240" w:lineRule="auto"/>
        <w:jc w:val="both"/>
        <w:rPr>
          <w:del w:id="1423" w:author="Frontiir Legal" w:date="2026-10-09T12:14:00Z"/>
          <w:rFonts w:ascii="Pyidaungsu" w:hAnsi="Pyidaungsu" w:cs="Pyidaungsu"/>
          <w:sz w:val="24"/>
          <w:szCs w:val="24"/>
        </w:rPr>
      </w:pPr>
      <w:del w:id="1424" w:author="Frontiir Legal" w:date="2026-10-09T12:14:00Z"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၁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၄.၂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။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တစ်ဖက်ဖက်က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အထက်ဖော်ပြပါ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အခြေအနေတစ်ရပ်ရပ်ပေါ်ပေါက်လာသဖြင့်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စာချုပ်ကို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</w:delText>
        </w:r>
      </w:del>
    </w:p>
    <w:p w14:paraId="519B24D4" w14:textId="5064A4B7" w:rsidR="00241A0A" w:rsidRPr="00190EBD" w:rsidDel="005C55A2" w:rsidRDefault="00241A0A" w:rsidP="001B78D5">
      <w:pPr>
        <w:spacing w:line="240" w:lineRule="auto"/>
        <w:jc w:val="both"/>
        <w:rPr>
          <w:del w:id="1425" w:author="Frontiir Legal" w:date="2026-10-09T12:14:00Z"/>
          <w:rFonts w:ascii="Pyidaungsu" w:hAnsi="Pyidaungsu" w:cs="Pyidaungsu"/>
          <w:sz w:val="24"/>
          <w:szCs w:val="24"/>
        </w:rPr>
      </w:pPr>
      <w:del w:id="1426" w:author="Frontiir Legal" w:date="2026-10-09T12:14:00Z"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ရပ်စဲလိုပါက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တစ်ဖက်စာချုပ်ဝင်ထံသို့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ရက်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>(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၁၄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>)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ကြိုတင်၍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အကြောင်းကြားစာပေးပို့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အသိပေးအကြောင်း   ကြားရမည်။</w:delText>
        </w:r>
      </w:del>
    </w:p>
    <w:p w14:paraId="70DC08C1" w14:textId="400FEAE1" w:rsidR="00720292" w:rsidRPr="00190EBD" w:rsidDel="005C55A2" w:rsidRDefault="00720292" w:rsidP="001B78D5">
      <w:pPr>
        <w:spacing w:line="240" w:lineRule="auto"/>
        <w:jc w:val="both"/>
        <w:rPr>
          <w:del w:id="1427" w:author="Frontiir Legal" w:date="2026-10-09T12:14:00Z"/>
          <w:rFonts w:ascii="Pyidaungsu" w:hAnsi="Pyidaungsu" w:cs="Pyidaungsu"/>
          <w:sz w:val="24"/>
          <w:szCs w:val="24"/>
        </w:rPr>
      </w:pPr>
    </w:p>
    <w:p w14:paraId="5AE5088B" w14:textId="2A367631" w:rsidR="001B78D5" w:rsidRPr="00190EBD" w:rsidDel="005C55A2" w:rsidRDefault="00241A0A" w:rsidP="001B78D5">
      <w:pPr>
        <w:jc w:val="both"/>
        <w:rPr>
          <w:del w:id="1428" w:author="Frontiir Legal" w:date="2026-10-09T12:14:00Z"/>
          <w:rFonts w:ascii="Pyidaungsu" w:hAnsi="Pyidaungsu" w:cs="Pyidaungsu"/>
          <w:b/>
          <w:bCs/>
          <w:sz w:val="24"/>
          <w:szCs w:val="24"/>
        </w:rPr>
      </w:pPr>
      <w:del w:id="1429" w:author="Frontiir Legal" w:date="2026-10-09T12:14:00Z">
        <w:r w:rsidRPr="00241A0A"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၁၅။</w:delText>
        </w:r>
        <w:r w:rsidRPr="00241A0A" w:rsidDel="005C55A2">
          <w:rPr>
            <w:rFonts w:ascii="Pyidaungsu" w:hAnsi="Pyidaungsu" w:cs="Pyidaungsu"/>
            <w:b/>
            <w:bCs/>
            <w:sz w:val="24"/>
            <w:szCs w:val="24"/>
            <w:cs/>
          </w:rPr>
          <w:tab/>
        </w:r>
        <w:r w:rsidRPr="00190EBD" w:rsidDel="005C55A2">
          <w:rPr>
            <w:rFonts w:ascii="Pyidaungsu" w:hAnsi="Pyidaungsu" w:cs="Pyidaungsu"/>
            <w:b/>
            <w:bCs/>
            <w:sz w:val="24"/>
            <w:szCs w:val="24"/>
          </w:rPr>
          <w:delText>Force Majeure</w:delText>
        </w:r>
      </w:del>
    </w:p>
    <w:p w14:paraId="17DDFD26" w14:textId="06610D3F" w:rsidR="001B78D5" w:rsidRPr="00190EBD" w:rsidDel="005C55A2" w:rsidRDefault="001B78D5" w:rsidP="001B78D5">
      <w:pPr>
        <w:spacing w:line="120" w:lineRule="auto"/>
        <w:ind w:firstLine="720"/>
        <w:jc w:val="both"/>
        <w:rPr>
          <w:del w:id="1430" w:author="Frontiir Legal" w:date="2026-10-09T12:14:00Z"/>
          <w:rFonts w:ascii="Pyidaungsu" w:hAnsi="Pyidaungsu" w:cs="Pyidaungsu"/>
          <w:sz w:val="24"/>
          <w:szCs w:val="24"/>
        </w:rPr>
      </w:pPr>
    </w:p>
    <w:p w14:paraId="156D8860" w14:textId="719DF148" w:rsidR="00241A0A" w:rsidRPr="00190EBD" w:rsidDel="005C55A2" w:rsidRDefault="00241A0A" w:rsidP="001B78D5">
      <w:pPr>
        <w:spacing w:line="240" w:lineRule="auto"/>
        <w:jc w:val="both"/>
        <w:rPr>
          <w:del w:id="1431" w:author="Frontiir Legal" w:date="2026-10-09T12:14:00Z"/>
          <w:rFonts w:ascii="Pyidaungsu" w:hAnsi="Pyidaungsu" w:cs="Pyidaungsu"/>
          <w:color w:val="0D0D0D"/>
          <w:sz w:val="24"/>
          <w:szCs w:val="24"/>
        </w:rPr>
      </w:pPr>
      <w:del w:id="1432" w:author="Frontiir Legal" w:date="2026-10-09T12:14:00Z"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>၁၅.၁။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tab/>
          <w:delText xml:space="preserve">သဘာဝဘေးအန္တရာယ်၊ စစ်ပွဲ၊ အဓိကရုဏ်း၊ အစိုးရ၏တားမြစ်မိန့် သို့မဟုတ် </w:delText>
        </w:r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>စာချုပ်ဝင်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များ၏ ကျိုး</w:delText>
        </w:r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ကြောင်း</w:delText>
        </w:r>
        <w:r w:rsidR="001B78D5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ဆီလျော်စွာ ထိန်းချုပ်နိုင်ခြင်းမရှိသည့် အခြားအခြေအနေများကြောင့် စာချုပ်ပါ</w:delText>
        </w:r>
        <w:r w:rsidR="00804400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တာဝန်ဝတ္တရား</w:delText>
        </w:r>
        <w:r w:rsid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များကို ဆောင်ရွက်နိုင်ခြင်းမရှိပါက ထိုအခြေအနေအတွင်း ဖြစ်ပေါ်သည့် မဆောင်ရွက်နိုင်မှုအတွက် သက်</w:delText>
        </w:r>
        <w:r w:rsid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ဆိုင်ရာ</w:delText>
        </w:r>
        <w:r w:rsidR="00804400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စာချုပ်ဝင်</w:delText>
        </w:r>
        <w:r w:rsidR="001B78D5" w:rsidDel="005C55A2">
          <w:rPr>
            <w:rFonts w:ascii="Pyidaungsu" w:hAnsi="Pyidaungsu" w:cs="Pyidaungsu"/>
            <w:sz w:val="24"/>
            <w:szCs w:val="24"/>
            <w:cs/>
          </w:rPr>
          <w:delText>သည် တာဝန်မှ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ကင်းလွတ်ခွင့် ရရှိနိုင်သည်။</w:delText>
        </w:r>
      </w:del>
    </w:p>
    <w:p w14:paraId="26158CAA" w14:textId="1A598E35" w:rsidR="00804400" w:rsidRPr="00190EBD" w:rsidDel="005C55A2" w:rsidRDefault="00804400" w:rsidP="00241A0A">
      <w:pPr>
        <w:pStyle w:val="x1yc453h"/>
        <w:shd w:val="clear" w:color="auto" w:fill="FCFCFC"/>
        <w:jc w:val="both"/>
        <w:rPr>
          <w:del w:id="1433" w:author="Frontiir Legal" w:date="2026-10-09T12:14:00Z"/>
          <w:rFonts w:ascii="Pyidaungsu" w:hAnsi="Pyidaungsu" w:cs="Pyidaungsu"/>
          <w:b/>
          <w:bCs/>
          <w:color w:val="0D0D0D"/>
        </w:rPr>
      </w:pPr>
      <w:del w:id="1434" w:author="Frontiir Legal" w:date="2026-10-09T12:14:00Z">
        <w:r w:rsidRPr="00804400" w:rsidDel="005C55A2">
          <w:rPr>
            <w:rFonts w:ascii="Pyidaungsu" w:hAnsi="Pyidaungsu" w:cs="Pyidaungsu" w:hint="cs"/>
            <w:b/>
            <w:bCs/>
            <w:cs/>
          </w:rPr>
          <w:delText>၁၆။ အငြင်းပွားမှုဖြေရှင်းခြင်း။</w:delText>
        </w:r>
      </w:del>
    </w:p>
    <w:p w14:paraId="658AB757" w14:textId="029397AD" w:rsidR="00720292" w:rsidRPr="00190EBD" w:rsidDel="005C55A2" w:rsidRDefault="00804400" w:rsidP="00804400">
      <w:pPr>
        <w:pStyle w:val="x1yc453h"/>
        <w:shd w:val="clear" w:color="auto" w:fill="FCFCFC"/>
        <w:jc w:val="both"/>
        <w:rPr>
          <w:del w:id="1435" w:author="Frontiir Legal" w:date="2026-10-09T12:14:00Z"/>
          <w:rFonts w:ascii="Pyidaungsu" w:hAnsi="Pyidaungsu" w:cs="Pyidaungsu"/>
          <w:color w:val="0D0D0D"/>
        </w:rPr>
      </w:pPr>
      <w:del w:id="1436" w:author="Frontiir Legal" w:date="2026-10-09T12:14:00Z">
        <w:r w:rsidDel="005C55A2">
          <w:rPr>
            <w:rFonts w:ascii="Pyidaungsu" w:hAnsi="Pyidaungsu" w:cs="Pyidaungsu" w:hint="cs"/>
            <w:cs/>
          </w:rPr>
          <w:delText>၁၆.၁။</w:delText>
        </w:r>
        <w:r w:rsidDel="005C55A2">
          <w:rPr>
            <w:rFonts w:ascii="Pyidaungsu" w:hAnsi="Pyidaungsu" w:cs="Pyidaungsu"/>
            <w:cs/>
          </w:rPr>
          <w:tab/>
        </w:r>
        <w:r w:rsidRPr="00804400" w:rsidDel="005C55A2">
          <w:rPr>
            <w:rFonts w:ascii="Pyidaungsu" w:hAnsi="Pyidaungsu" w:cs="Pyidaungsu"/>
            <w:cs/>
          </w:rPr>
          <w:delText xml:space="preserve">ဤစာချုပ်နှင့် ပတ်သက်၍ အငြင်းပွားမှုတစ်စုံတစ်ရာ ဖြစ်ပေါ်ပါက </w:delText>
        </w:r>
        <w:r w:rsidDel="005C55A2">
          <w:rPr>
            <w:rFonts w:ascii="Pyidaungsu" w:hAnsi="Pyidaungsu" w:cs="Pyidaungsu" w:hint="cs"/>
            <w:cs/>
          </w:rPr>
          <w:delText xml:space="preserve">အငှားချထားသူနှင့် အငှားယူသူ </w:delText>
        </w:r>
        <w:r w:rsidRPr="00804400" w:rsidDel="005C55A2">
          <w:rPr>
            <w:rFonts w:ascii="Pyidaungsu" w:hAnsi="Pyidaungsu" w:cs="Pyidaungsu"/>
            <w:cs/>
          </w:rPr>
          <w:delText>များသည် ပထမဦးစွာ နှစ်ဖက်ညှိနှိုင်းဆ</w:delText>
        </w:r>
        <w:r w:rsidDel="005C55A2">
          <w:rPr>
            <w:rFonts w:ascii="Pyidaungsu" w:hAnsi="Pyidaungsu" w:cs="Pyidaungsu"/>
            <w:cs/>
          </w:rPr>
          <w:delText>ွေးနွေး၍ ဖြေရှင်း</w:delText>
        </w:r>
        <w:r w:rsidRPr="00804400" w:rsidDel="005C55A2">
          <w:rPr>
            <w:rFonts w:ascii="Pyidaungsu" w:hAnsi="Pyidaungsu" w:cs="Pyidaungsu"/>
            <w:cs/>
          </w:rPr>
          <w:delText>ရမည်</w:delText>
        </w:r>
        <w:r w:rsidDel="005C55A2">
          <w:rPr>
            <w:rFonts w:ascii="Pyidaungsu" w:hAnsi="Pyidaungsu" w:cs="Pyidaungsu" w:hint="cs"/>
            <w:cs/>
          </w:rPr>
          <w:delText xml:space="preserve">ဖြစ်ပြီး </w:delText>
        </w:r>
        <w:r w:rsidRPr="00804400" w:rsidDel="005C55A2">
          <w:rPr>
            <w:rFonts w:ascii="Pyidaungsu" w:hAnsi="Pyidaungsu" w:cs="Pyidaungsu"/>
            <w:cs/>
          </w:rPr>
          <w:delText>ညှိနှိုင်းဆွေးနွေးခြင်းဖြင့် ဖြေရှင်း၍</w:delText>
        </w:r>
        <w:r w:rsidR="00720292" w:rsidDel="005C55A2">
          <w:rPr>
            <w:rFonts w:ascii="Pyidaungsu" w:hAnsi="Pyidaungsu" w:cs="Pyidaungsu" w:hint="cs"/>
            <w:cs/>
          </w:rPr>
          <w:delText xml:space="preserve"> </w:delText>
        </w:r>
        <w:r w:rsidDel="005C55A2">
          <w:rPr>
            <w:rFonts w:ascii="Pyidaungsu" w:hAnsi="Pyidaungsu" w:cs="Pyidaungsu"/>
            <w:cs/>
          </w:rPr>
          <w:delText>မရပါက</w:delText>
        </w:r>
        <w:r w:rsidDel="005C55A2">
          <w:rPr>
            <w:rFonts w:ascii="Pyidaungsu" w:hAnsi="Pyidaungsu" w:cs="Pyidaungsu" w:hint="cs"/>
            <w:cs/>
          </w:rPr>
          <w:delText xml:space="preserve"> တည်ဆဲဥပဒေများ</w:delText>
        </w:r>
        <w:r w:rsidRPr="00804400" w:rsidDel="005C55A2">
          <w:rPr>
            <w:rFonts w:ascii="Pyidaungsu" w:hAnsi="Pyidaungsu" w:cs="Pyidaungsu"/>
            <w:cs/>
          </w:rPr>
          <w:delText>နှင့်အညီ သက်ဆိုင်ရာတရားရုံး သို့မဟုတ် ဥပဒေအရ သတ်မှတ်ထားသည့်</w:delText>
        </w:r>
      </w:del>
    </w:p>
    <w:p w14:paraId="23C21BAB" w14:textId="4D85E485" w:rsidR="00804400" w:rsidRPr="00190EBD" w:rsidDel="005C55A2" w:rsidRDefault="00804400" w:rsidP="00804400">
      <w:pPr>
        <w:pStyle w:val="x1yc453h"/>
        <w:shd w:val="clear" w:color="auto" w:fill="FCFCFC"/>
        <w:jc w:val="both"/>
        <w:rPr>
          <w:del w:id="1437" w:author="Frontiir Legal" w:date="2026-10-09T12:14:00Z"/>
          <w:rFonts w:ascii="Pyidaungsu" w:hAnsi="Pyidaungsu" w:cs="Pyidaungsu"/>
          <w:color w:val="0D0D0D"/>
        </w:rPr>
      </w:pPr>
      <w:del w:id="1438" w:author="Frontiir Legal" w:date="2026-10-09T12:14:00Z">
        <w:r w:rsidRPr="00804400" w:rsidDel="005C55A2">
          <w:rPr>
            <w:rFonts w:ascii="Pyidaungsu" w:hAnsi="Pyidaungsu" w:cs="Pyidaungsu"/>
            <w:cs/>
          </w:rPr>
          <w:delText xml:space="preserve"> အငြင်းပွား</w:delText>
        </w:r>
        <w:r w:rsidR="00720292" w:rsidDel="005C55A2">
          <w:rPr>
            <w:rFonts w:ascii="Pyidaungsu" w:hAnsi="Pyidaungsu" w:cs="Pyidaungsu" w:hint="cs"/>
            <w:cs/>
          </w:rPr>
          <w:delText xml:space="preserve"> </w:delText>
        </w:r>
        <w:r w:rsidRPr="00804400" w:rsidDel="005C55A2">
          <w:rPr>
            <w:rFonts w:ascii="Pyidaungsu" w:hAnsi="Pyidaungsu" w:cs="Pyidaungsu"/>
            <w:cs/>
          </w:rPr>
          <w:delText>မှုဖြေရှင်းရေး လုပ်ထုံးလုပ်နည်းများမှ</w:delText>
        </w:r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Pr="00804400" w:rsidDel="005C55A2">
          <w:rPr>
            <w:rFonts w:ascii="Pyidaungsu" w:hAnsi="Pyidaungsu" w:cs="Pyidaungsu"/>
            <w:cs/>
          </w:rPr>
          <w:delText>တစ်ဆင့် ဖြေရှင်းရမည်။</w:delText>
        </w:r>
      </w:del>
    </w:p>
    <w:p w14:paraId="68AC34A7" w14:textId="757CAFA8" w:rsidR="00B921F0" w:rsidRPr="00190EBD" w:rsidDel="005C55A2" w:rsidRDefault="00804400" w:rsidP="00940D0A">
      <w:pPr>
        <w:pStyle w:val="x1yc453h"/>
        <w:shd w:val="clear" w:color="auto" w:fill="FCFCFC"/>
        <w:jc w:val="both"/>
        <w:rPr>
          <w:del w:id="1439" w:author="Frontiir Legal" w:date="2026-10-09T12:14:00Z"/>
          <w:rFonts w:ascii="Pyidaungsu" w:hAnsi="Pyidaungsu" w:cs="Pyidaungsu"/>
        </w:rPr>
      </w:pPr>
      <w:del w:id="1440" w:author="Frontiir Legal" w:date="2026-10-09T12:14:00Z">
        <w:r w:rsidDel="005C55A2">
          <w:rPr>
            <w:rFonts w:ascii="Pyidaungsu" w:hAnsi="Pyidaungsu" w:cs="Pyidaungsu"/>
            <w:cs/>
          </w:rPr>
          <w:tab/>
        </w:r>
        <w:r w:rsidDel="005C55A2">
          <w:rPr>
            <w:rFonts w:ascii="Pyidaungsu" w:hAnsi="Pyidaungsu" w:cs="Pyidaungsu" w:hint="cs"/>
            <w:cs/>
          </w:rPr>
          <w:delText>အထက်ဖော်ပြပါ အချက်အလက်များ၊ အကြောင်းအရာများအားလုံးကို အငှားချထားသူနှင့် အငှားယူ သူ နှစ်ဦးနှစ်ဖက် ကိုယ်တိုင် သေချာစွာ ဖတ်ရှု သိရှိနားလည်သဘောပေါက်ကြပြီးဖြစ်၍ မည်သူတစ်ဦးတစ် ယောက်၏ခြိမ်းခြောက်ခြင်း၊ သွေးဆောင်ဖြားယောင်းခြင်း၊ မလျော်သြဇာသုံခြင်း၊</w:delText>
        </w:r>
        <w:r w:rsidR="00B942F5" w:rsidDel="005C55A2">
          <w:rPr>
            <w:rFonts w:ascii="Pyidaungsu" w:hAnsi="Pyidaungsu" w:cs="Pyidaungsu" w:hint="cs"/>
            <w:cs/>
          </w:rPr>
          <w:delText xml:space="preserve">လိမ်လည်ခြင်း၊ အလွဲဖော် ပြခြင်း၊ အနိုင့်အထက်ပြုခြင်း မရှိဘဲ မိမိတို့၏ လွတ်လပ်သောသဘောဆန္ဒအရ ကိုယ်စိတ်နှစ်ပါး ကျန်းမာမှု ရှိစဥ် အောက်ပါ အသိသက်သေများ၏ ရှေ့မှောက်၌ </w:delText>
        </w:r>
        <w:r w:rsidR="00B942F5" w:rsidRPr="00450C1B" w:rsidDel="005C55A2">
          <w:rPr>
            <w:rFonts w:ascii="Pyidaungsu" w:hAnsi="Pyidaungsu" w:cs="Pyidaungsu"/>
            <w:cs/>
          </w:rPr>
          <w:delText>ဤ</w:delText>
        </w:r>
        <w:r w:rsidR="00B942F5" w:rsidDel="005C55A2">
          <w:rPr>
            <w:rFonts w:ascii="Pyidaungsu" w:hAnsi="Pyidaungsu" w:cs="Pyidaungsu" w:hint="cs"/>
            <w:cs/>
          </w:rPr>
          <w:delText xml:space="preserve"> “</w:delText>
        </w:r>
        <w:r w:rsidR="00B942F5" w:rsidRPr="00450C1B" w:rsidDel="005C55A2">
          <w:rPr>
            <w:rFonts w:ascii="Pyidaungsu" w:hAnsi="Pyidaungsu" w:cs="Pyidaungsu"/>
            <w:cs/>
          </w:rPr>
          <w:delText>နှစ်ဦးသဘောတူ</w:delText>
        </w:r>
        <w:r w:rsidR="00B942F5" w:rsidDel="005C55A2">
          <w:rPr>
            <w:rFonts w:ascii="Pyidaungsu" w:hAnsi="Pyidaungsu" w:cs="Pyidaungsu" w:hint="cs"/>
            <w:cs/>
          </w:rPr>
          <w:delText xml:space="preserve"> မော်တော်ယာဥ် </w:delText>
        </w:r>
        <w:r w:rsidR="00B942F5" w:rsidRPr="00450C1B" w:rsidDel="005C55A2">
          <w:rPr>
            <w:rFonts w:ascii="Pyidaungsu" w:hAnsi="Pyidaungsu" w:cs="Pyidaungsu"/>
            <w:cs/>
          </w:rPr>
          <w:delText>ငှားရမ်းခြင်း</w:delText>
        </w:r>
        <w:r w:rsidR="00B942F5" w:rsidDel="005C55A2">
          <w:rPr>
            <w:rFonts w:ascii="Pyidaungsu" w:hAnsi="Pyidaungsu" w:cs="Pyidaungsu" w:hint="cs"/>
            <w:cs/>
          </w:rPr>
          <w:delText xml:space="preserve"> </w:delText>
        </w:r>
        <w:r w:rsidR="00B942F5" w:rsidRPr="00450C1B" w:rsidDel="005C55A2">
          <w:rPr>
            <w:rFonts w:ascii="Pyidaungsu" w:hAnsi="Pyidaungsu" w:cs="Pyidaungsu"/>
            <w:cs/>
          </w:rPr>
          <w:delText>ကတိစာချုပ်</w:delText>
        </w:r>
        <w:r w:rsidR="00B942F5" w:rsidDel="005C55A2">
          <w:rPr>
            <w:rFonts w:ascii="Pyidaungsu" w:hAnsi="Pyidaungsu" w:cs="Pyidaungsu" w:hint="cs"/>
            <w:cs/>
          </w:rPr>
          <w:delText>” ကို</w:delText>
        </w:r>
        <w:r w:rsidR="00940D0A" w:rsidDel="005C55A2">
          <w:rPr>
            <w:rFonts w:ascii="Pyidaungsu" w:hAnsi="Pyidaungsu" w:cs="Pyidaungsu" w:hint="cs"/>
            <w:cs/>
          </w:rPr>
          <w:delText xml:space="preserve"> ပြုလုပ်ချုပ်ဆိုသည်။</w:delText>
        </w:r>
      </w:del>
    </w:p>
    <w:p w14:paraId="316CDA16" w14:textId="77777777" w:rsidR="00940D0A" w:rsidRPr="00190EBD" w:rsidRDefault="00940D0A" w:rsidP="00940D0A">
      <w:pPr>
        <w:pStyle w:val="x1yc453h"/>
        <w:shd w:val="clear" w:color="auto" w:fill="FCFCFC"/>
        <w:jc w:val="both"/>
        <w:rPr>
          <w:rFonts w:ascii="Pyidaungsu" w:hAnsi="Pyidaungsu" w:cs="Pyidaungsu"/>
        </w:rPr>
      </w:pPr>
    </w:p>
    <w:p w14:paraId="37F75BA7" w14:textId="0E7A4A14" w:rsidR="00940D0A" w:rsidDel="005C55A2" w:rsidRDefault="00940D0A" w:rsidP="00940D0A">
      <w:pPr>
        <w:pStyle w:val="x1yc453h"/>
        <w:shd w:val="clear" w:color="auto" w:fill="FCFCFC"/>
        <w:jc w:val="both"/>
        <w:rPr>
          <w:del w:id="1441" w:author="Frontiir Legal" w:date="2026-10-09T12:15:00Z"/>
          <w:rFonts w:ascii="Pyidaungsu" w:hAnsi="Pyidaungsu" w:cs="Pyidaungsu"/>
          <w:b/>
          <w:bCs/>
          <w:color w:val="0D0D0D"/>
        </w:rPr>
      </w:pPr>
      <w:r>
        <w:rPr>
          <w:rFonts w:ascii="Pyidaungsu" w:hAnsi="Pyidaungsu" w:cs="Pyidaungsu" w:hint="cs"/>
          <w:b/>
          <w:bCs/>
          <w:cs/>
        </w:rPr>
        <w:t xml:space="preserve">      </w:t>
      </w:r>
      <w:r w:rsidRPr="00940D0A">
        <w:rPr>
          <w:rFonts w:ascii="Myanmar Text" w:eastAsia="Myanmar Text" w:hAnsi="Myanmar Text" w:cs="Myanmar Text" w:hint="cs"/>
          <w:b/>
          <w:bCs/>
          <w:cs/>
        </w:rPr>
        <w:t xml:space="preserve"> အငှားချထားသူ(ယာဥ်ပိုင်ရှင်)</w:t>
      </w:r>
      <w:r w:rsidRPr="00940D0A">
        <w:rPr>
          <w:rFonts w:ascii="Pyidaungsu" w:hAnsi="Pyidaungsu" w:cs="Pyidaungsu"/>
          <w:b/>
          <w:bCs/>
          <w:cs/>
        </w:rPr>
        <w:tab/>
      </w:r>
      <w:r w:rsidRPr="00940D0A">
        <w:rPr>
          <w:rFonts w:ascii="Pyidaungsu" w:hAnsi="Pyidaungsu" w:cs="Pyidaungsu"/>
          <w:b/>
          <w:bCs/>
          <w:cs/>
        </w:rPr>
        <w:tab/>
      </w:r>
      <w:r w:rsidRPr="00940D0A">
        <w:rPr>
          <w:rFonts w:ascii="Pyidaungsu" w:hAnsi="Pyidaungsu" w:cs="Pyidaungsu"/>
          <w:b/>
          <w:bCs/>
          <w:cs/>
        </w:rPr>
        <w:tab/>
      </w:r>
      <w:r w:rsidR="0068587B">
        <w:rPr>
          <w:rFonts w:ascii="Pyidaungsu" w:hAnsi="Pyidaungsu" w:cs="Pyidaungsu"/>
          <w:b/>
          <w:bCs/>
        </w:rPr>
        <w:t xml:space="preserve"> </w:t>
      </w:r>
      <w:r w:rsidRPr="00940D0A">
        <w:rPr>
          <w:rFonts w:ascii="Myanmar Text" w:eastAsia="Myanmar Text" w:hAnsi="Myanmar Text" w:cs="Myanmar Text" w:hint="cs"/>
          <w:b/>
          <w:bCs/>
          <w:cs/>
        </w:rPr>
        <w:t>အငှားယူသူ (</w:t>
      </w:r>
      <w:r w:rsidRPr="00940D0A">
        <w:rPr>
          <w:rFonts w:ascii="Pyidaungsu" w:hAnsi="Pyidaungsu" w:cs="Pyidaungsu"/>
          <w:b/>
          <w:bCs/>
        </w:rPr>
        <w:t>Frontiir</w:t>
      </w:r>
      <w:r w:rsidRPr="00940D0A">
        <w:rPr>
          <w:rFonts w:ascii="Pyidaungsu" w:hAnsi="Pyidaungsu" w:cs="Pyidaungsu" w:hint="cs"/>
          <w:b/>
          <w:bCs/>
          <w:cs/>
        </w:rPr>
        <w:t xml:space="preserve"> </w:t>
      </w:r>
      <w:r w:rsidR="00720292">
        <w:rPr>
          <w:rFonts w:ascii="Pyidaungsu" w:hAnsi="Pyidaungsu" w:cs="Pyidaungsu"/>
          <w:b/>
          <w:bCs/>
        </w:rPr>
        <w:t>Company Li</w:t>
      </w:r>
      <w:r w:rsidR="0068587B">
        <w:rPr>
          <w:rFonts w:ascii="Pyidaungsu" w:hAnsi="Pyidaungsu" w:cs="Pyidaungsu"/>
          <w:b/>
          <w:bCs/>
        </w:rPr>
        <w:t>mited</w:t>
      </w:r>
      <w:r w:rsidRPr="00940D0A">
        <w:rPr>
          <w:rFonts w:ascii="Pyidaungsu" w:hAnsi="Pyidaungsu" w:cs="Pyidaungsu" w:hint="cs"/>
          <w:b/>
          <w:bCs/>
          <w:cs/>
        </w:rPr>
        <w:t>)</w:t>
      </w:r>
    </w:p>
    <w:p w14:paraId="12A2BA91" w14:textId="77777777" w:rsidR="001B78D5" w:rsidRDefault="001B78D5">
      <w:pPr>
        <w:pStyle w:val="x1yc453h"/>
        <w:shd w:val="clear" w:color="auto" w:fill="FCFCFC"/>
        <w:jc w:val="both"/>
        <w:pPrChange w:id="1442" w:author="Frontiir Legal" w:date="2026-10-09T12:15:00Z">
          <w:pPr>
            <w:spacing w:line="120" w:lineRule="auto"/>
            <w:ind w:firstLine="720"/>
            <w:jc w:val="both"/>
          </w:pPr>
        </w:pPrChange>
      </w:pPr>
    </w:p>
    <w:p w14:paraId="0BD2DC8A" w14:textId="696E9442" w:rsidR="00940D0A" w:rsidDel="005C55A2" w:rsidRDefault="00940D0A" w:rsidP="00DE7234">
      <w:pPr>
        <w:pStyle w:val="x1yc453h"/>
        <w:shd w:val="clear" w:color="auto" w:fill="FCFCFC"/>
        <w:spacing w:line="276" w:lineRule="auto"/>
        <w:jc w:val="both"/>
        <w:rPr>
          <w:del w:id="1443" w:author="Frontiir Legal" w:date="2026-10-09T12:14:00Z"/>
          <w:rFonts w:ascii="Pyidaungsu" w:hAnsi="Pyidaungsu" w:cs="Pyidaungsu"/>
          <w:color w:val="0D0D0D"/>
        </w:rPr>
      </w:pPr>
      <w:r>
        <w:rPr>
          <w:rFonts w:ascii="Myanmar Text" w:eastAsia="Myanmar Text" w:hAnsi="Myanmar Text" w:cs="Myanmar Text" w:hint="cs"/>
          <w:cs/>
        </w:rPr>
        <w:t>လက်မှတ် -----------------------------</w:t>
      </w:r>
      <w:del w:id="1444" w:author="ASUS" w:date="2026-10-15T15:41:00Z">
        <w:r w:rsidDel="007F0860">
          <w:rPr>
            <w:rFonts w:ascii="Myanmar Text" w:eastAsia="Myanmar Text" w:hAnsi="Myanmar Text" w:cs="Myanmar Text" w:hint="cs"/>
            <w:cs/>
          </w:rPr>
          <w:delText>------</w:delText>
        </w:r>
      </w:del>
      <w:ins w:id="1445" w:author="ASUS" w:date="2026-10-15T15:40:00Z">
        <w:r w:rsidR="007F0860">
          <w:rPr>
            <w:rFonts w:ascii="Pyidaungsu" w:hAnsi="Pyidaungsu" w:cs="Pyidaungsu"/>
          </w:rPr>
          <w:t xml:space="preserve">          </w:t>
        </w:r>
      </w:ins>
      <w:ins w:id="1446" w:author="ASUS" w:date="2026-10-15T15:41:00Z">
        <w:r w:rsidR="007F0860">
          <w:rPr>
            <w:rFonts w:ascii="Pyidaungsu" w:hAnsi="Pyidaungsu" w:cs="Pyidaungsu"/>
          </w:rPr>
          <w:t xml:space="preserve">          </w:t>
        </w:r>
      </w:ins>
      <w:del w:id="1447" w:author="ASUS" w:date="2026-10-15T15:40:00Z">
        <w:r w:rsidDel="007F0860">
          <w:rPr>
            <w:rFonts w:ascii="Myanmar Text" w:eastAsia="Myanmar Text" w:hAnsi="Myanmar Text" w:cs="Myanmar Text" w:hint="cs"/>
            <w:cs/>
          </w:rPr>
          <w:delText>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/>
            <w:cs/>
          </w:rPr>
          <w:tab/>
        </w:r>
      </w:del>
      <w:r>
        <w:rPr>
          <w:rFonts w:ascii="Myanmar Text" w:eastAsia="Myanmar Text" w:hAnsi="Myanmar Text" w:cs="Myanmar Text" w:hint="cs"/>
          <w:cs/>
        </w:rPr>
        <w:t>လက်မှတ်---------------------------</w:t>
      </w:r>
      <w:ins w:id="1448" w:author="ASUS" w:date="2026-10-15T15:40:00Z">
        <w:r w:rsidR="007F0860">
          <w:rPr>
            <w:rFonts w:ascii="Myanmar Text" w:eastAsia="Myanmar Text" w:hAnsi="Myanmar Text" w:cs="Myanmar Text"/>
          </w:rPr>
          <w:t>---</w:t>
        </w:r>
      </w:ins>
      <w:del w:id="1449" w:author="ASUS" w:date="2026-10-15T15:40:00Z">
        <w:r w:rsidDel="007F0860">
          <w:rPr>
            <w:rFonts w:ascii="Myanmar Text" w:eastAsia="Myanmar Text" w:hAnsi="Myanmar Text" w:cs="Myanmar Text" w:hint="cs"/>
            <w:cs/>
          </w:rPr>
          <w:delText>----------------</w:delText>
        </w:r>
      </w:del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Pyidaungsu" w:hAnsi="Pyidaungsu" w:cs="Pyidaungsu" w:hint="cs"/>
          <w:cs/>
        </w:rPr>
        <w:t>----------------------------------------------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ins w:id="1450" w:author="ASUS" w:date="2026-10-15T15:40:00Z">
        <w:r w:rsidR="007F0860">
          <w:rPr>
            <w:rFonts w:ascii="Pyidaungsu" w:hAnsi="Pyidaungsu" w:cs="Pyidaungsu"/>
          </w:rPr>
          <w:t xml:space="preserve">       </w:t>
        </w:r>
      </w:ins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Myanmar Text" w:eastAsia="Myanmar Text" w:hAnsi="Myanmar Text" w:cs="Myanmar Text" w:hint="cs"/>
          <w:cs/>
        </w:rPr>
        <w:t>-------------------------------</w:t>
      </w:r>
      <w:del w:id="1451" w:author="ASUS" w:date="2026-10-15T15:40:00Z">
        <w:r w:rsidDel="007F0860">
          <w:rPr>
            <w:rFonts w:ascii="Myanmar Text" w:eastAsia="Myanmar Text" w:hAnsi="Myanmar Text" w:cs="Myanmar Text" w:hint="cs"/>
            <w:cs/>
          </w:rPr>
          <w:delText>----------------</w:delText>
        </w:r>
      </w:del>
      <w:r>
        <w:rPr>
          <w:rFonts w:ascii="Myanmar Text" w:eastAsia="Myanmar Text" w:hAnsi="Myanmar Text" w:cs="Myanmar Text" w:hint="cs"/>
          <w:cs/>
        </w:rPr>
        <w:t>မှတ်ပုံတင်အမှတ်-------------------------</w:t>
      </w:r>
      <w:ins w:id="1452" w:author="ASUS" w:date="2026-10-15T15:41:00Z">
        <w:r w:rsidR="007F0860">
          <w:rPr>
            <w:rFonts w:ascii="Pyidaungsu" w:hAnsi="Pyidaungsu" w:cs="Pyidaungsu"/>
          </w:rPr>
          <w:t xml:space="preserve">                      </w:t>
        </w:r>
      </w:ins>
      <w:del w:id="1453" w:author="ASUS" w:date="2026-10-15T15:41:00Z">
        <w:r w:rsidDel="007F0860">
          <w:rPr>
            <w:rFonts w:ascii="Myanmar Text" w:eastAsia="Myanmar Text" w:hAnsi="Myanmar Text" w:cs="Myanmar Text" w:hint="cs"/>
            <w:cs/>
          </w:rPr>
          <w:delText>---------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/>
            <w:cs/>
          </w:rPr>
          <w:tab/>
        </w:r>
      </w:del>
      <w:r>
        <w:rPr>
          <w:rFonts w:ascii="Myanmar Text" w:eastAsia="Myanmar Text" w:hAnsi="Myanmar Text" w:cs="Myanmar Text" w:hint="cs"/>
          <w:cs/>
        </w:rPr>
        <w:t>မှတ်ပုံတင်အမှတ်-----------------------</w:t>
      </w:r>
      <w:del w:id="1454" w:author="ASUS" w:date="2026-10-15T15:41:00Z">
        <w:r w:rsidDel="007F0860">
          <w:rPr>
            <w:rFonts w:ascii="Myanmar Text" w:eastAsia="Myanmar Text" w:hAnsi="Myanmar Text" w:cs="Myanmar Text" w:hint="cs"/>
            <w:cs/>
          </w:rPr>
          <w:delText>-----------</w:delText>
        </w:r>
      </w:del>
      <w:r>
        <w:rPr>
          <w:rFonts w:ascii="Myanmar Text" w:eastAsia="Myanmar Text" w:hAnsi="Myanmar Text" w:cs="Myanmar Text" w:hint="cs"/>
          <w:cs/>
        </w:rPr>
        <w:t>နေရပ်လိပ်စာ----------------------------</w:t>
      </w:r>
      <w:ins w:id="1455" w:author="ASUS" w:date="2026-10-15T15:41:00Z">
        <w:r w:rsidR="007F0860">
          <w:rPr>
            <w:rFonts w:ascii="Pyidaungsu" w:hAnsi="Pyidaungsu" w:cs="Pyidaungsu"/>
          </w:rPr>
          <w:t xml:space="preserve">                       </w:t>
        </w:r>
      </w:ins>
      <w:del w:id="1456" w:author="ASUS" w:date="2026-10-15T15:41:00Z">
        <w:r w:rsidDel="007F0860">
          <w:rPr>
            <w:rFonts w:ascii="Myanmar Text" w:eastAsia="Myanmar Text" w:hAnsi="Myanmar Text" w:cs="Myanmar Text" w:hint="cs"/>
            <w:cs/>
          </w:rPr>
          <w:delText>-----------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/>
            <w:cs/>
          </w:rPr>
          <w:tab/>
        </w:r>
      </w:del>
      <w:r>
        <w:rPr>
          <w:rFonts w:ascii="Myanmar Text" w:eastAsia="Myanmar Text" w:hAnsi="Myanmar Text" w:cs="Myanmar Text" w:hint="cs"/>
          <w:cs/>
        </w:rPr>
        <w:t>နေရပ်လိပ်စာ-----------------------------</w:t>
      </w:r>
      <w:ins w:id="1457" w:author="ASUS" w:date="2026-10-15T15:41:00Z">
        <w:r w:rsidR="007F0860">
          <w:rPr>
            <w:rFonts w:ascii="Myanmar Text" w:eastAsia="Myanmar Text" w:hAnsi="Myanmar Text" w:cs="Myanmar Text"/>
          </w:rPr>
          <w:t xml:space="preserve">---------------------------------------                </w:t>
        </w:r>
      </w:ins>
      <w:ins w:id="1458" w:author="ASUS" w:date="2026-10-15T15:42:00Z">
        <w:r w:rsidR="007F0860">
          <w:rPr>
            <w:rFonts w:ascii="Myanmar Text" w:eastAsia="Myanmar Text" w:hAnsi="Myanmar Text" w:cs="Myanmar Text"/>
          </w:rPr>
          <w:t xml:space="preserve">        ---------------------------------</w:t>
        </w:r>
      </w:ins>
      <w:del w:id="1459" w:author="ASUS" w:date="2026-10-15T15:41:00Z">
        <w:r w:rsidDel="007F0860">
          <w:rPr>
            <w:rFonts w:ascii="Myanmar Text" w:eastAsia="Myanmar Text" w:hAnsi="Myanmar Text" w:cs="Myanmar Text" w:hint="cs"/>
            <w:cs/>
          </w:rPr>
          <w:delText>----------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 w:hint="cs"/>
            <w:cs/>
          </w:rPr>
          <w:delText>.            -------------------------------------------------------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Myanmar Text" w:eastAsia="Myanmar Text" w:hAnsi="Myanmar Text" w:cs="Myanmar Text" w:hint="cs"/>
            <w:cs/>
          </w:rPr>
          <w:delText>-------------------------------------------------------</w:delText>
        </w:r>
      </w:del>
      <w:r>
        <w:rPr>
          <w:rFonts w:ascii="Myanmar Text" w:eastAsia="Myanmar Text" w:hAnsi="Myanmar Text" w:cs="Myanmar Text" w:hint="cs"/>
          <w:cs/>
        </w:rPr>
        <w:t>ဖုန်းနံပါတ်------------------------------</w:t>
      </w:r>
      <w:ins w:id="1460" w:author="ASUS" w:date="2026-10-15T15:42:00Z">
        <w:r w:rsidR="007F0860">
          <w:rPr>
            <w:rFonts w:ascii="Pyidaungsu" w:hAnsi="Pyidaungsu" w:cs="Pyidaungsu"/>
          </w:rPr>
          <w:t xml:space="preserve">-                        </w:t>
        </w:r>
      </w:ins>
      <w:del w:id="1461" w:author="ASUS" w:date="2026-10-15T15:42:00Z">
        <w:r w:rsidDel="007F0860">
          <w:rPr>
            <w:rFonts w:ascii="Myanmar Text" w:eastAsia="Myanmar Text" w:hAnsi="Myanmar Text" w:cs="Myanmar Text" w:hint="cs"/>
            <w:cs/>
          </w:rPr>
          <w:delText>------------</w:delText>
        </w:r>
        <w:r w:rsidDel="007F0860">
          <w:rPr>
            <w:rFonts w:ascii="Pyidaungsu" w:hAnsi="Pyidaungsu" w:cs="Pyidaungsu"/>
            <w:cs/>
          </w:rPr>
          <w:tab/>
        </w:r>
        <w:r w:rsidDel="007F0860">
          <w:rPr>
            <w:rFonts w:ascii="Pyidaungsu" w:hAnsi="Pyidaungsu" w:cs="Pyidaungsu"/>
            <w:cs/>
          </w:rPr>
          <w:tab/>
        </w:r>
      </w:del>
      <w:r>
        <w:rPr>
          <w:rFonts w:ascii="Myanmar Text" w:eastAsia="Myanmar Text" w:hAnsi="Myanmar Text" w:cs="Myanmar Text" w:hint="cs"/>
          <w:cs/>
        </w:rPr>
        <w:t>ဖုန်းနံပါတ်---------------------------</w:t>
      </w:r>
      <w:del w:id="1462" w:author="ASUS" w:date="2026-10-15T15:42:00Z">
        <w:r w:rsidDel="007F0860">
          <w:rPr>
            <w:rFonts w:ascii="Myanmar Text" w:eastAsia="Myanmar Text" w:hAnsi="Myanmar Text" w:cs="Myanmar Text" w:hint="cs"/>
            <w:cs/>
          </w:rPr>
          <w:delText>----------------</w:delText>
        </w:r>
      </w:del>
    </w:p>
    <w:p w14:paraId="3800DE0B" w14:textId="77777777" w:rsidR="001B78D5" w:rsidRDefault="001B78D5">
      <w:pPr>
        <w:pStyle w:val="x1yc453h"/>
        <w:shd w:val="clear" w:color="auto" w:fill="FCFCFC"/>
        <w:spacing w:line="276" w:lineRule="auto"/>
        <w:jc w:val="both"/>
        <w:pPrChange w:id="1463" w:author="Frontiir Legal" w:date="2026-10-09T12:14:00Z">
          <w:pPr>
            <w:spacing w:line="120" w:lineRule="auto"/>
            <w:ind w:firstLine="720"/>
            <w:jc w:val="both"/>
          </w:pPr>
        </w:pPrChange>
      </w:pPr>
    </w:p>
    <w:p w14:paraId="2B142F45" w14:textId="77777777" w:rsidR="007F0860" w:rsidRDefault="00940D0A" w:rsidP="00940D0A">
      <w:pPr>
        <w:pStyle w:val="x1yc453h"/>
        <w:shd w:val="clear" w:color="auto" w:fill="FCFCFC"/>
        <w:jc w:val="both"/>
        <w:rPr>
          <w:ins w:id="1464" w:author="ASUS" w:date="2026-10-15T15:42:00Z"/>
          <w:rFonts w:ascii="Pyidaungsu" w:hAnsi="Pyidaungsu" w:cs="Pyidaungsu"/>
        </w:rPr>
      </w:pP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</w:p>
    <w:p w14:paraId="740FF0A6" w14:textId="77777777" w:rsidR="007F0860" w:rsidRDefault="007F0860" w:rsidP="007F0860">
      <w:pPr>
        <w:pStyle w:val="x1yc453h"/>
        <w:shd w:val="clear" w:color="auto" w:fill="FCFCFC"/>
        <w:jc w:val="both"/>
        <w:rPr>
          <w:ins w:id="1465" w:author="ASUS" w:date="2026-10-15T15:42:00Z"/>
          <w:rFonts w:ascii="Pyidaungsu" w:hAnsi="Pyidaungsu" w:cs="Pyidaungsu"/>
        </w:rPr>
        <w:pPrChange w:id="1466" w:author="ASUS" w:date="2026-10-15T15:42:00Z">
          <w:pPr>
            <w:pStyle w:val="x1yc453h"/>
            <w:shd w:val="clear" w:color="auto" w:fill="FCFCFC"/>
            <w:jc w:val="both"/>
          </w:pPr>
        </w:pPrChange>
      </w:pPr>
    </w:p>
    <w:p w14:paraId="04C49E6A" w14:textId="4D6541B3" w:rsidR="00940D0A" w:rsidRDefault="007F0860" w:rsidP="007F0860">
      <w:pPr>
        <w:pStyle w:val="x1yc453h"/>
        <w:shd w:val="clear" w:color="auto" w:fill="FCFCFC"/>
        <w:jc w:val="both"/>
        <w:rPr>
          <w:rFonts w:ascii="Pyidaungsu" w:hAnsi="Pyidaungsu" w:cs="Pyidaungsu"/>
          <w:b/>
          <w:bCs/>
          <w:color w:val="0D0D0D"/>
        </w:rPr>
        <w:pPrChange w:id="1467" w:author="ASUS" w:date="2026-10-15T15:42:00Z">
          <w:pPr>
            <w:pStyle w:val="x1yc453h"/>
            <w:shd w:val="clear" w:color="auto" w:fill="FCFCFC"/>
            <w:jc w:val="both"/>
          </w:pPr>
        </w:pPrChange>
      </w:pPr>
      <w:ins w:id="1468" w:author="ASUS" w:date="2026-10-15T15:42:00Z">
        <w:r>
          <w:rPr>
            <w:rFonts w:ascii="Pyidaungsu" w:hAnsi="Pyidaungsu" w:cs="Pyidaungsu"/>
          </w:rPr>
          <w:t xml:space="preserve"> </w:t>
        </w:r>
        <w:r>
          <w:rPr>
            <w:rFonts w:ascii="Pyidaungsu" w:hAnsi="Pyidaungsu" w:cs="Pyidaungsu"/>
          </w:rPr>
          <w:tab/>
        </w:r>
        <w:r>
          <w:rPr>
            <w:rFonts w:ascii="Pyidaungsu" w:hAnsi="Pyidaungsu" w:cs="Pyidaungsu"/>
          </w:rPr>
          <w:tab/>
        </w:r>
        <w:r>
          <w:rPr>
            <w:rFonts w:ascii="Pyidaungsu" w:hAnsi="Pyidaungsu" w:cs="Pyidaungsu"/>
          </w:rPr>
          <w:tab/>
        </w:r>
        <w:r>
          <w:rPr>
            <w:rFonts w:ascii="Pyidaungsu" w:hAnsi="Pyidaungsu" w:cs="Pyidaungsu"/>
          </w:rPr>
          <w:tab/>
        </w:r>
        <w:r>
          <w:rPr>
            <w:rFonts w:ascii="Pyidaungsu" w:hAnsi="Pyidaungsu" w:cs="Pyidaungsu"/>
          </w:rPr>
          <w:tab/>
        </w:r>
      </w:ins>
      <w:r w:rsidR="00940D0A" w:rsidRPr="00940D0A">
        <w:rPr>
          <w:rFonts w:ascii="Myanmar Text" w:eastAsia="Myanmar Text" w:hAnsi="Myanmar Text" w:cs="Myanmar Text" w:hint="cs"/>
          <w:b/>
          <w:bCs/>
          <w:cs/>
        </w:rPr>
        <w:t>အသိသက်သေများ</w:t>
      </w:r>
    </w:p>
    <w:p w14:paraId="406EA568" w14:textId="5EDC2F7E" w:rsidR="00DE7234" w:rsidDel="007F0860" w:rsidRDefault="007F0860" w:rsidP="007F0860">
      <w:pPr>
        <w:pStyle w:val="x1yc453h"/>
        <w:shd w:val="clear" w:color="auto" w:fill="FCFCFC"/>
        <w:jc w:val="both"/>
        <w:rPr>
          <w:del w:id="1469" w:author="ASUS" w:date="2026-10-15T15:42:00Z"/>
          <w:rFonts w:ascii="Pyidaungsu" w:hAnsi="Pyidaungsu" w:cs="Pyidaungsu"/>
          <w:color w:val="0D0D0D"/>
        </w:rPr>
      </w:pPr>
      <w:ins w:id="1470" w:author="ASUS" w:date="2026-10-15T15:48:00Z">
        <w:r>
          <w:rPr>
            <w:rFonts w:ascii="Myanmar Text" w:eastAsia="Myanmar Text" w:hAnsi="Myanmar Text" w:cs="Myanmar Text" w:hint="cs"/>
            <w:cs/>
          </w:rPr>
          <w:t>လက်မှတ် -----------------------------</w:t>
        </w:r>
        <w:r>
          <w:rPr>
            <w:rFonts w:ascii="Pyidaungsu" w:hAnsi="Pyidaungsu" w:cs="Pyidaungsu"/>
          </w:rPr>
          <w:t xml:space="preserve">                    </w:t>
        </w:r>
        <w:r>
          <w:rPr>
            <w:rFonts w:ascii="Myanmar Text" w:eastAsia="Myanmar Text" w:hAnsi="Myanmar Text" w:cs="Myanmar Text" w:hint="cs"/>
            <w:cs/>
          </w:rPr>
          <w:t>လက်မှတ်---------------------------</w:t>
        </w:r>
        <w:r>
          <w:rPr>
            <w:rFonts w:ascii="Myanmar Text" w:eastAsia="Myanmar Text" w:hAnsi="Myanmar Text" w:cs="Myanmar Text"/>
          </w:rPr>
          <w:t>---</w:t>
        </w:r>
        <w:r w:rsidRPr="00940D0A">
          <w:rPr>
            <w:rFonts w:ascii="Myanmar Text" w:eastAsia="Myanmar Text" w:hAnsi="Myanmar Text" w:cs="Myanmar Text" w:hint="cs"/>
            <w:cs/>
          </w:rPr>
          <w:t>အမည်</w:t>
        </w:r>
        <w:r>
          <w:rPr>
            <w:rFonts w:ascii="Pyidaungsu" w:hAnsi="Pyidaungsu" w:cs="Pyidaungsu" w:hint="cs"/>
            <w:cs/>
          </w:rPr>
          <w:t>----------------------------------------------</w:t>
        </w:r>
        <w:r>
          <w:rPr>
            <w:rFonts w:ascii="Pyidaungsu" w:hAnsi="Pyidaungsu" w:cs="Pyidaungsu"/>
            <w:cs/>
          </w:rPr>
          <w:tab/>
        </w:r>
        <w:r>
          <w:rPr>
            <w:rFonts w:ascii="Pyidaungsu" w:hAnsi="Pyidaungsu" w:cs="Pyidaungsu"/>
            <w:cs/>
          </w:rPr>
          <w:tab/>
        </w:r>
        <w:r>
          <w:rPr>
            <w:rFonts w:ascii="Pyidaungsu" w:hAnsi="Pyidaungsu" w:cs="Pyidaungsu"/>
          </w:rPr>
          <w:t xml:space="preserve">       </w:t>
        </w:r>
        <w:r w:rsidRPr="00940D0A">
          <w:rPr>
            <w:rFonts w:ascii="Myanmar Text" w:eastAsia="Myanmar Text" w:hAnsi="Myanmar Text" w:cs="Myanmar Text" w:hint="cs"/>
            <w:cs/>
          </w:rPr>
          <w:t>အမည်</w:t>
        </w:r>
        <w:r>
          <w:rPr>
            <w:rFonts w:ascii="Myanmar Text" w:eastAsia="Myanmar Text" w:hAnsi="Myanmar Text" w:cs="Myanmar Text" w:hint="cs"/>
            <w:cs/>
          </w:rPr>
          <w:t>-------------------------------မှတ်ပုံတင်အမှတ်-------------------------</w:t>
        </w:r>
        <w:r>
          <w:rPr>
            <w:rFonts w:ascii="Pyidaungsu" w:hAnsi="Pyidaungsu" w:cs="Pyidaungsu"/>
          </w:rPr>
          <w:t xml:space="preserve">                      </w:t>
        </w:r>
        <w:r>
          <w:rPr>
            <w:rFonts w:ascii="Myanmar Text" w:eastAsia="Myanmar Text" w:hAnsi="Myanmar Text" w:cs="Myanmar Text" w:hint="cs"/>
            <w:cs/>
          </w:rPr>
          <w:t>မှတ်ပုံတင်အမှတ်-----------------------နေရပ်လိပ်စာ----------------------------</w:t>
        </w:r>
        <w:r>
          <w:rPr>
            <w:rFonts w:ascii="Pyidaungsu" w:hAnsi="Pyidaungsu" w:cs="Pyidaungsu"/>
          </w:rPr>
          <w:t xml:space="preserve">                       </w:t>
        </w:r>
        <w:r>
          <w:rPr>
            <w:rFonts w:ascii="Myanmar Text" w:eastAsia="Myanmar Text" w:hAnsi="Myanmar Text" w:cs="Myanmar Text" w:hint="cs"/>
            <w:cs/>
          </w:rPr>
          <w:t>နေရပ်လိပ်စာ-----------------------------</w:t>
        </w:r>
        <w:r>
          <w:rPr>
            <w:rFonts w:ascii="Myanmar Text" w:eastAsia="Myanmar Text" w:hAnsi="Myanmar Text" w:cs="Myanmar Text"/>
          </w:rPr>
          <w:t>---------------------------------------                        ---------------------------------</w:t>
        </w:r>
        <w:r>
          <w:rPr>
            <w:rFonts w:ascii="Myanmar Text" w:eastAsia="Myanmar Text" w:hAnsi="Myanmar Text" w:cs="Myanmar Text" w:hint="cs"/>
            <w:cs/>
          </w:rPr>
          <w:t>ဖုန်းနံပါတ်------------------------------</w:t>
        </w:r>
        <w:r>
          <w:rPr>
            <w:rFonts w:ascii="Pyidaungsu" w:hAnsi="Pyidaungsu" w:cs="Pyidaungsu"/>
          </w:rPr>
          <w:t xml:space="preserve">-                        </w:t>
        </w:r>
        <w:r>
          <w:rPr>
            <w:rFonts w:ascii="Myanmar Text" w:eastAsia="Myanmar Text" w:hAnsi="Myanmar Text" w:cs="Myanmar Text" w:hint="cs"/>
            <w:cs/>
          </w:rPr>
          <w:t>ဖုန်းနံပါတ်---------------------------</w:t>
        </w:r>
      </w:ins>
      <w:del w:id="1471" w:author="ASUS" w:date="2026-10-15T15:42:00Z">
        <w:r w:rsidR="00940D0A" w:rsidDel="007F0860">
          <w:rPr>
            <w:rFonts w:ascii="Myanmar Text" w:eastAsia="Myanmar Text" w:hAnsi="Myanmar Text" w:cs="Myanmar Text" w:hint="cs"/>
            <w:cs/>
          </w:rPr>
          <w:delText>လက်မှတ် -----------------------------------------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Myanmar Text" w:eastAsia="Myanmar Text" w:hAnsi="Myanmar Text" w:cs="Myanmar Text" w:hint="cs"/>
            <w:cs/>
          </w:rPr>
          <w:delText xml:space="preserve">လက်မှတ်-------------------------------------------            </w:delText>
        </w:r>
        <w:r w:rsidR="00940D0A" w:rsidRPr="00940D0A" w:rsidDel="007F0860">
          <w:rPr>
            <w:rFonts w:ascii="Myanmar Text" w:eastAsia="Myanmar Text" w:hAnsi="Myanmar Text" w:cs="Myanmar Text" w:hint="cs"/>
            <w:cs/>
          </w:rPr>
          <w:delText>အမည်</w:delText>
        </w:r>
        <w:r w:rsidR="00940D0A" w:rsidDel="007F0860">
          <w:rPr>
            <w:rFonts w:ascii="Pyidaungsu" w:hAnsi="Pyidaungsu" w:cs="Pyidaungsu" w:hint="cs"/>
            <w:cs/>
          </w:rPr>
          <w:delText>----------------------------------------------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RPr="00940D0A" w:rsidDel="007F0860">
          <w:rPr>
            <w:rFonts w:ascii="Myanmar Text" w:eastAsia="Myanmar Text" w:hAnsi="Myanmar Text" w:cs="Myanmar Text" w:hint="cs"/>
            <w:cs/>
          </w:rPr>
          <w:delText>အမည်</w:delText>
        </w:r>
        <w:r w:rsidR="00940D0A" w:rsidDel="007F0860">
          <w:rPr>
            <w:rFonts w:ascii="Myanmar Text" w:eastAsia="Myanmar Text" w:hAnsi="Myanmar Text" w:cs="Myanmar Text" w:hint="cs"/>
            <w:cs/>
          </w:rPr>
          <w:delText>-----------------------------------------------မှတ်ပုံတင်အမှတ်---------------------------------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Myanmar Text" w:eastAsia="Myanmar Text" w:hAnsi="Myanmar Text" w:cs="Myanmar Text" w:hint="cs"/>
            <w:cs/>
          </w:rPr>
          <w:delText>မှတ်ပုံတင်အမှတ်----------------------------------နေရပ်လိပ်စာ--------------------------------------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Myanmar Text" w:eastAsia="Myanmar Text" w:hAnsi="Myanmar Text" w:cs="Myanmar Text" w:hint="cs"/>
            <w:cs/>
          </w:rPr>
          <w:delText>နေရပ်လိပ်စာ---------------------------------------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Myanmar Text" w:eastAsia="Myanmar Text" w:hAnsi="Myanmar Text" w:cs="Myanmar Text" w:hint="cs"/>
            <w:cs/>
          </w:rPr>
          <w:delText>.            ဖုန်းနံပါတ်------------------------------------------</w:delText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Pyidaungsu" w:hAnsi="Pyidaungsu" w:cs="Pyidaungsu"/>
            <w:cs/>
          </w:rPr>
          <w:tab/>
        </w:r>
        <w:r w:rsidR="00940D0A" w:rsidDel="007F0860">
          <w:rPr>
            <w:rFonts w:ascii="Myanmar Text" w:eastAsia="Myanmar Text" w:hAnsi="Myanmar Text" w:cs="Myanmar Text" w:hint="cs"/>
            <w:cs/>
          </w:rPr>
          <w:delText>ဖုန်းနံပါတ်-------------------------------------------</w:delText>
        </w:r>
      </w:del>
    </w:p>
    <w:p w14:paraId="5512A43D" w14:textId="181E5D09" w:rsidR="001B78D5" w:rsidDel="008616F5" w:rsidRDefault="001B78D5" w:rsidP="00DE7234">
      <w:pPr>
        <w:spacing w:before="100" w:beforeAutospacing="1" w:after="100" w:afterAutospacing="1"/>
        <w:ind w:left="1440" w:firstLine="720"/>
        <w:jc w:val="both"/>
        <w:outlineLvl w:val="0"/>
        <w:rPr>
          <w:del w:id="1472" w:author="Frontiir Legal" w:date="2026-10-09T12:33:00Z"/>
          <w:rFonts w:ascii="Pyidaungsu" w:hAnsi="Pyidaungsu" w:cs="Pyidaungsu"/>
          <w:b/>
          <w:bCs/>
          <w:color w:val="0D0D0D"/>
        </w:rPr>
      </w:pPr>
    </w:p>
    <w:p w14:paraId="5FE3D42C" w14:textId="424F74C6" w:rsidR="008616F5" w:rsidRDefault="008616F5" w:rsidP="001B78D5">
      <w:pPr>
        <w:pStyle w:val="x1yc453h"/>
        <w:shd w:val="clear" w:color="auto" w:fill="FCFCFC"/>
        <w:jc w:val="both"/>
        <w:rPr>
          <w:ins w:id="1473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7D3FB322" w14:textId="0FC80C13" w:rsidR="008616F5" w:rsidRDefault="008616F5" w:rsidP="001B78D5">
      <w:pPr>
        <w:pStyle w:val="x1yc453h"/>
        <w:shd w:val="clear" w:color="auto" w:fill="FCFCFC"/>
        <w:jc w:val="both"/>
        <w:rPr>
          <w:ins w:id="1474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0883FDF6" w14:textId="4AB27DAA" w:rsidR="008616F5" w:rsidRDefault="008616F5" w:rsidP="001B78D5">
      <w:pPr>
        <w:pStyle w:val="x1yc453h"/>
        <w:shd w:val="clear" w:color="auto" w:fill="FCFCFC"/>
        <w:jc w:val="both"/>
        <w:rPr>
          <w:ins w:id="1475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3C8BBE8C" w14:textId="5819C7E4" w:rsidR="008616F5" w:rsidRDefault="008616F5" w:rsidP="001B78D5">
      <w:pPr>
        <w:pStyle w:val="x1yc453h"/>
        <w:shd w:val="clear" w:color="auto" w:fill="FCFCFC"/>
        <w:jc w:val="both"/>
        <w:rPr>
          <w:ins w:id="1476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70165728" w14:textId="241A97DD" w:rsidR="008616F5" w:rsidRDefault="008616F5" w:rsidP="001B78D5">
      <w:pPr>
        <w:pStyle w:val="x1yc453h"/>
        <w:shd w:val="clear" w:color="auto" w:fill="FCFCFC"/>
        <w:jc w:val="both"/>
        <w:rPr>
          <w:ins w:id="1477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2B40B65A" w14:textId="6CA075F5" w:rsidR="008616F5" w:rsidRDefault="008616F5" w:rsidP="001B78D5">
      <w:pPr>
        <w:pStyle w:val="x1yc453h"/>
        <w:shd w:val="clear" w:color="auto" w:fill="FCFCFC"/>
        <w:jc w:val="both"/>
        <w:rPr>
          <w:ins w:id="1478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62DA1AFB" w14:textId="644A0D70" w:rsidR="008616F5" w:rsidRDefault="008616F5" w:rsidP="001B78D5">
      <w:pPr>
        <w:pStyle w:val="x1yc453h"/>
        <w:shd w:val="clear" w:color="auto" w:fill="FCFCFC"/>
        <w:jc w:val="both"/>
        <w:rPr>
          <w:ins w:id="1479" w:author="ASUS" w:date="2026-10-15T07:57:00Z"/>
          <w:rFonts w:ascii="Pyidaungsu" w:eastAsia="Myanmar Text" w:hAnsi="Pyidaungsu" w:cs="Pyidaungsu"/>
          <w:b/>
          <w:bCs/>
          <w:color w:val="0D0D0D"/>
          <w:sz w:val="22"/>
          <w:szCs w:val="22"/>
        </w:rPr>
      </w:pPr>
    </w:p>
    <w:p w14:paraId="50E28061" w14:textId="6B999F00" w:rsidR="005C55A2" w:rsidDel="00577A3B" w:rsidRDefault="00577A3B" w:rsidP="00DE7234">
      <w:pPr>
        <w:spacing w:before="100" w:beforeAutospacing="1" w:after="100" w:afterAutospacing="1"/>
        <w:ind w:left="1440" w:firstLine="720"/>
        <w:jc w:val="both"/>
        <w:outlineLvl w:val="0"/>
        <w:rPr>
          <w:ins w:id="1480" w:author="Frontiir Legal" w:date="2026-10-09T12:15:00Z"/>
          <w:del w:id="1481" w:author="ASUS" w:date="2026-10-15T15:57:00Z"/>
          <w:rFonts w:ascii="Pyidaungsu" w:eastAsia="Times New Roman" w:hAnsi="Pyidaungsu" w:cs="Pyidaungsu"/>
          <w:b/>
          <w:bCs/>
          <w:kern w:val="36"/>
          <w:sz w:val="24"/>
          <w:szCs w:val="24"/>
        </w:rPr>
      </w:pPr>
      <w:r>
        <w:rPr>
          <w:rFonts w:ascii="Pyidaungsu" w:eastAsia="Times New Roman" w:hAnsi="Pyidaungsu" w:cs="Pyidaungsu"/>
          <w:b/>
          <w:bCs/>
          <w:color w:val="0D0D0D"/>
          <w:sz w:val="24"/>
          <w:szCs w:val="24"/>
        </w:rPr>
        <w:lastRenderedPageBreak/>
        <w:t xml:space="preserve"> </w:t>
      </w:r>
      <w:ins w:id="1482" w:author="ASUS" w:date="2026-10-15T15:57:00Z">
        <w:r>
          <w:rPr>
            <w:rFonts w:ascii="Pyidaungsu" w:eastAsia="Times New Roman" w:hAnsi="Pyidaungsu" w:cs="Pyidaungsu"/>
            <w:b/>
            <w:bCs/>
            <w:color w:val="0D0D0D"/>
            <w:sz w:val="24"/>
            <w:szCs w:val="24"/>
          </w:rPr>
          <w:t xml:space="preserve">                                   </w:t>
        </w:r>
      </w:ins>
    </w:p>
    <w:p w14:paraId="6FCC5305" w14:textId="780CF772" w:rsidR="00DE7234" w:rsidRDefault="00DE7234" w:rsidP="00577A3B">
      <w:pPr>
        <w:spacing w:before="100" w:beforeAutospacing="1" w:after="100" w:afterAutospacing="1"/>
        <w:jc w:val="both"/>
        <w:outlineLvl w:val="0"/>
        <w:rPr>
          <w:ins w:id="1483" w:author="ASUS" w:date="2026-10-15T07:58:00Z"/>
          <w:b/>
          <w:bCs/>
          <w:kern w:val="36"/>
          <w:sz w:val="24"/>
          <w:szCs w:val="24"/>
        </w:rPr>
        <w:pPrChange w:id="1484" w:author="ASUS" w:date="2026-10-15T15:57:00Z">
          <w:pPr>
            <w:spacing w:before="100" w:beforeAutospacing="1" w:after="100" w:afterAutospacing="1"/>
            <w:ind w:left="1440" w:firstLine="720"/>
            <w:jc w:val="both"/>
            <w:outlineLvl w:val="0"/>
          </w:pPr>
        </w:pPrChange>
      </w:pPr>
      <w:r w:rsidRPr="00DE7234">
        <w:rPr>
          <w:b/>
          <w:bCs/>
          <w:kern w:val="36"/>
          <w:sz w:val="24"/>
          <w:szCs w:val="24"/>
          <w:cs/>
        </w:rPr>
        <w:t>ယာဉ်မောင်းဆိုင်ရာ မူဝါဒနှင့် စည်းကမ်းချက်များ</w:t>
      </w:r>
    </w:p>
    <w:p w14:paraId="247DBB44" w14:textId="00ACE008" w:rsidR="008616F5" w:rsidRPr="008616F5" w:rsidRDefault="008616F5" w:rsidP="008616F5">
      <w:pPr>
        <w:spacing w:before="100" w:beforeAutospacing="1" w:after="100" w:afterAutospacing="1"/>
        <w:jc w:val="both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rPrChange w:id="1485" w:author="ASUS" w:date="2026-10-15T07:59:00Z">
            <w:rPr>
              <w:rFonts w:ascii="Pyidaungsu" w:eastAsia="Times New Roman" w:hAnsi="Pyidaungsu" w:cs="Pyidaungsu"/>
              <w:b/>
              <w:bCs/>
              <w:kern w:val="36"/>
              <w:sz w:val="24"/>
              <w:szCs w:val="24"/>
            </w:rPr>
          </w:rPrChange>
        </w:rPr>
        <w:pPrChange w:id="1486" w:author="ASUS" w:date="2026-10-15T07:59:00Z">
          <w:pPr>
            <w:spacing w:before="100" w:beforeAutospacing="1" w:after="100" w:afterAutospacing="1"/>
            <w:ind w:left="1440" w:firstLine="720"/>
            <w:jc w:val="both"/>
            <w:outlineLvl w:val="0"/>
          </w:pPr>
        </w:pPrChange>
      </w:pPr>
      <w:ins w:id="1487" w:author="ASUS" w:date="2026-10-15T07:59:00Z">
        <w:r w:rsidRPr="008616F5">
          <w:rPr>
            <w:rFonts w:asciiTheme="majorBidi" w:eastAsia="Times New Roman" w:hAnsiTheme="majorBidi" w:cstheme="majorBidi"/>
            <w:b/>
            <w:bCs/>
            <w:kern w:val="36"/>
            <w:sz w:val="24"/>
            <w:szCs w:val="24"/>
            <w:cs/>
            <w:rPrChange w:id="1488" w:author="ASUS" w:date="2026-10-15T07:59:00Z">
              <w:rPr>
                <w:rFonts w:ascii="Pyidaungsu" w:eastAsia="Times New Roman" w:hAnsi="Pyidaungsu" w:cs="Pyidaungsu"/>
                <w:b/>
                <w:bCs/>
                <w:kern w:val="36"/>
                <w:sz w:val="24"/>
                <w:szCs w:val="24"/>
                <w:cs/>
              </w:rPr>
            </w:rPrChange>
          </w:rPr>
          <w:t>အငှားချထားသူက လိုက်နာစေရမည့် ဝန်ဆောင်မှုစံနှုန်းများ</w:t>
        </w:r>
      </w:ins>
    </w:p>
    <w:p w14:paraId="0C99CCDF" w14:textId="77777777" w:rsid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ယာဉ်မောင်းများသည် အောက်ဖော်ပြပါ မူဝါဒနှင့် စည်းကမ်းချက်များကို တိကျစွာ လိုက်နာရမည်။ ချိုးဖောက်မှု၏ သဘောသဘာဝနှင့် ပြင်းထန်မှုအပေါ်မူတည်၍ သက်ဆိုင်ရာ စည်းကမ်းပိုင်းဆိုင်ရာ အရေးယူ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မှုများကို ဆောင်ရွက်နိုင်သည်။</w:t>
      </w:r>
    </w:p>
    <w:p w14:paraId="035549C7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</w:t>
      </w:r>
      <w:r w:rsidR="009A721D">
        <w:rPr>
          <w:rFonts w:hint="cs"/>
          <w:b/>
          <w:bCs/>
          <w:sz w:val="24"/>
          <w:szCs w:val="24"/>
          <w:cs/>
        </w:rPr>
        <w:t>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အရက်၊ မူးယစ်ဆေးဝါးနှင့် မူးယစ်စေသောပစ္စည်းများ</w:t>
      </w:r>
    </w:p>
    <w:p w14:paraId="79FC04B2" w14:textId="707FFA8C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</w:t>
      </w:r>
      <w:r>
        <w:rPr>
          <w:rFonts w:hint="cs"/>
          <w:sz w:val="24"/>
          <w:szCs w:val="24"/>
          <w:cs/>
        </w:rPr>
        <w:t>များ</w:t>
      </w:r>
      <w:r w:rsidRPr="00DE7234">
        <w:rPr>
          <w:sz w:val="24"/>
          <w:szCs w:val="24"/>
          <w:cs/>
        </w:rPr>
        <w:t>သည် တာဝန်ထမ်းဆောင်နေစဉ် သို့မဟုတ် လုပ်ငန်းခွင်အတွင်း အရက်၊ ဘီယာ၊ မူးယစ်ဆေးဝါး သို့မဟုတ် မူးယစ်စေသော ပစ္စည်းတစ်မျိုးမျိုးကို သုံးစွဲခြင်း၊ ကိုင်ဆောင်ခြင်း သို့မဟုတ် မူးယစ်နေသည့်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အခြေအနေဖြင့် တာဝန်ထမ်းဆောင်ခြင်း မပြုရ။</w:t>
      </w:r>
      <w:r>
        <w:rPr>
          <w:rFonts w:hint="cs"/>
          <w:sz w:val="24"/>
          <w:szCs w:val="24"/>
          <w:cs/>
        </w:rPr>
        <w:t xml:space="preserve"> စည်းကမ်း</w:t>
      </w:r>
      <w:r>
        <w:rPr>
          <w:sz w:val="24"/>
          <w:szCs w:val="24"/>
          <w:cs/>
        </w:rPr>
        <w:t>ချိုးဖောက်မှု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ပြု</w:t>
      </w:r>
      <w:r>
        <w:rPr>
          <w:rFonts w:hint="cs"/>
          <w:sz w:val="24"/>
          <w:szCs w:val="24"/>
          <w:cs/>
        </w:rPr>
        <w:t>လုပ်</w:t>
      </w:r>
      <w:r w:rsidRPr="00DE7234">
        <w:rPr>
          <w:sz w:val="24"/>
          <w:szCs w:val="24"/>
          <w:cs/>
        </w:rPr>
        <w:t>ပါက</w:t>
      </w:r>
      <w:del w:id="1489" w:author="ASUS" w:date="2026-10-15T15:50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>
        <w:rPr>
          <w:sz w:val="24"/>
          <w:szCs w:val="24"/>
          <w:cs/>
        </w:rPr>
        <w:t>သက်ဆိုင်</w:t>
      </w:r>
      <w:r>
        <w:rPr>
          <w:rFonts w:hint="cs"/>
          <w:sz w:val="24"/>
          <w:szCs w:val="24"/>
          <w:cs/>
        </w:rPr>
        <w:t>ရာ</w:t>
      </w:r>
      <w:r w:rsidRPr="00DE7234">
        <w:rPr>
          <w:sz w:val="24"/>
          <w:szCs w:val="24"/>
          <w:cs/>
        </w:rPr>
        <w:t>ကုမ္ပဏီ၏</w:t>
      </w:r>
      <w:del w:id="1490" w:author="ASUS" w:date="2026-10-15T15:50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စည်းကမ်းပိုင်းဆိုင်ရာ</w:t>
      </w:r>
      <w:del w:id="1491" w:author="ASUS" w:date="2026-10-15T15:50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လုပ်ထုံးလုပ်နည်းများနှင့်အညီ</w:t>
      </w:r>
      <w:ins w:id="1492" w:author="ASUS" w:date="2026-10-15T15:53:00Z">
        <w:r w:rsidR="007F0860">
          <w:rPr>
            <w:sz w:val="24"/>
            <w:szCs w:val="24"/>
          </w:rPr>
          <w:t>(</w:t>
        </w:r>
      </w:ins>
      <w:del w:id="1493" w:author="ASUS" w:date="2026-10-15T15:52:00Z">
        <w:r w:rsidRPr="00DE7234" w:rsidDel="007F0860">
          <w:rPr>
            <w:sz w:val="24"/>
            <w:szCs w:val="24"/>
            <w:cs/>
          </w:rPr>
          <w:delText xml:space="preserve"> ခံဝန်ထ</w:delText>
        </w:r>
      </w:del>
      <w:del w:id="1494" w:author="ASUS" w:date="2026-10-15T15:51:00Z">
        <w:r w:rsidRPr="00DE7234" w:rsidDel="007F0860">
          <w:rPr>
            <w:sz w:val="24"/>
            <w:szCs w:val="24"/>
            <w:cs/>
          </w:rPr>
          <w:delText xml:space="preserve">ိုးခိုင်းခြင်း၊ </w:delText>
        </w:r>
      </w:del>
      <w:r w:rsidRPr="00DE7234">
        <w:rPr>
          <w:sz w:val="24"/>
          <w:szCs w:val="24"/>
          <w:cs/>
        </w:rPr>
        <w:t>အလုပ်</w:t>
      </w:r>
      <w:ins w:id="1495" w:author="ASUS" w:date="2026-10-15T15:53:00Z">
        <w:r w:rsidR="007F0860">
          <w:rPr>
            <w:sz w:val="24"/>
            <w:szCs w:val="24"/>
          </w:rPr>
          <w:t>/</w:t>
        </w:r>
      </w:ins>
      <w:del w:id="1496" w:author="ASUS" w:date="2026-10-15T15:51:00Z">
        <w:r w:rsidRPr="00DE7234" w:rsidDel="007F0860">
          <w:rPr>
            <w:sz w:val="24"/>
            <w:szCs w:val="24"/>
            <w:cs/>
          </w:rPr>
          <w:delText>မ</w:delText>
        </w:r>
      </w:del>
      <w:ins w:id="1497" w:author="ASUS" w:date="2026-10-15T15:51:00Z"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498" w:author="ASUS" w:date="2026-10-15T15:51:00Z">
        <w:r w:rsidRPr="00DE7234" w:rsidDel="007F0860">
          <w:rPr>
            <w:sz w:val="24"/>
            <w:szCs w:val="24"/>
            <w:cs/>
          </w:rPr>
          <w:delText>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ချက်ချင်းရပ်စဲခြင်းအပါအဝင် သင့်လျော်သောအရေးယူ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ဆ</w:t>
      </w:r>
      <w:r>
        <w:rPr>
          <w:sz w:val="24"/>
          <w:szCs w:val="24"/>
          <w:cs/>
        </w:rPr>
        <w:t>ောင်ရွက်မှုများ ပြုလုပ်နိုင်သည</w:t>
      </w:r>
      <w:r>
        <w:rPr>
          <w:rFonts w:hint="cs"/>
          <w:sz w:val="24"/>
          <w:szCs w:val="24"/>
          <w:cs/>
        </w:rPr>
        <w:t>်။ (</w:t>
      </w:r>
      <w:r w:rsidRPr="00DE7234">
        <w:rPr>
          <w:sz w:val="24"/>
          <w:szCs w:val="24"/>
          <w:cs/>
        </w:rPr>
        <w:t>ထ</w:t>
      </w:r>
      <w:r>
        <w:rPr>
          <w:sz w:val="24"/>
          <w:szCs w:val="24"/>
          <w:cs/>
        </w:rPr>
        <w:t>ိုသို့</w:t>
      </w:r>
      <w:r>
        <w:rPr>
          <w:rFonts w:hint="cs"/>
          <w:sz w:val="24"/>
          <w:szCs w:val="24"/>
          <w:cs/>
        </w:rPr>
        <w:t xml:space="preserve"> အ‌ရေးယူ မှု</w:t>
      </w:r>
      <w:r w:rsidRPr="00DE7234">
        <w:rPr>
          <w:sz w:val="24"/>
          <w:szCs w:val="24"/>
          <w:cs/>
        </w:rPr>
        <w:t>အပေါ်၌လည်း တာဝန်ထမ်းဆောင်သူ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ယာဥ်မောင်းသည် ကြည်ဖြူစွာ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လုပ်ဆောင်ခွင့်ပေးရမည်ဖြစ်သည်။</w:t>
      </w:r>
      <w:r>
        <w:rPr>
          <w:rFonts w:ascii="Pyidaungsu" w:eastAsia="Times New Roman" w:hAnsi="Pyidaungsu" w:cs="Pyidaungsu" w:hint="cs"/>
          <w:sz w:val="24"/>
          <w:szCs w:val="24"/>
          <w:cs/>
        </w:rPr>
        <w:t>)</w:t>
      </w:r>
      <w:r w:rsidRPr="00DE7234">
        <w:rPr>
          <w:rFonts w:ascii="Pyidaungsu" w:eastAsia="Times New Roman" w:hAnsi="Pyidaungsu" w:cs="Pyidaungsu"/>
          <w:sz w:val="24"/>
          <w:szCs w:val="24"/>
          <w:cs/>
        </w:rPr>
        <w:t xml:space="preserve"> </w:t>
      </w:r>
    </w:p>
    <w:p w14:paraId="544D23B7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၂။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ကုမ္ပဏီပိုင်ပစ္စည်းများ အလွဲသုံးစားပြုခြင်း</w:t>
      </w:r>
    </w:p>
    <w:p w14:paraId="19F18843" w14:textId="5429B152" w:rsidR="007F0860" w:rsidRPr="00577A3B" w:rsidRDefault="00DE7234" w:rsidP="00577A3B">
      <w:pPr>
        <w:spacing w:before="100" w:beforeAutospacing="1" w:after="100" w:afterAutospacing="1"/>
        <w:ind w:firstLine="720"/>
        <w:jc w:val="both"/>
        <w:rPr>
          <w:sz w:val="24"/>
          <w:szCs w:val="24"/>
          <w:rPrChange w:id="1499" w:author="ASUS" w:date="2026-10-15T15:57:00Z">
            <w:rPr>
              <w:rFonts w:ascii="Pyidaungsu" w:eastAsia="Times New Roman" w:hAnsi="Pyidaungsu" w:cs="Pyidaungsu"/>
              <w:sz w:val="24"/>
              <w:szCs w:val="24"/>
            </w:rPr>
          </w:rPrChange>
        </w:rPr>
        <w:pPrChange w:id="1500" w:author="ASUS" w:date="2026-10-15T15:57:00Z">
          <w:pPr>
            <w:spacing w:before="100" w:beforeAutospacing="1" w:after="100" w:afterAutospacing="1"/>
            <w:ind w:firstLine="720"/>
            <w:jc w:val="both"/>
          </w:pPr>
        </w:pPrChange>
      </w:pPr>
      <w:r w:rsidRPr="00DE7234">
        <w:rPr>
          <w:sz w:val="24"/>
          <w:szCs w:val="24"/>
          <w:cs/>
        </w:rPr>
        <w:t>ယာဉ်မောင်းသည် ကုမ္ပဏီပိုင်ပစ္စည်း</w:t>
      </w:r>
      <w:r w:rsidRPr="00DE7234">
        <w:rPr>
          <w:rFonts w:ascii="Pyidaungsu" w:hAnsi="Pyidaungsu" w:cs="Pyidaungsu"/>
          <w:sz w:val="24"/>
          <w:szCs w:val="24"/>
        </w:rPr>
        <w:t xml:space="preserve"> </w:t>
      </w:r>
      <w:r>
        <w:rPr>
          <w:sz w:val="24"/>
          <w:szCs w:val="24"/>
          <w:cs/>
        </w:rPr>
        <w:t>များကို ခိုးယူခြင်း</w:t>
      </w:r>
      <w:r>
        <w:rPr>
          <w:rFonts w:hint="cs"/>
          <w:sz w:val="24"/>
          <w:szCs w:val="24"/>
          <w:cs/>
        </w:rPr>
        <w:t>၊</w:t>
      </w:r>
      <w:r w:rsidRPr="00DE7234">
        <w:rPr>
          <w:sz w:val="24"/>
          <w:szCs w:val="24"/>
          <w:cs/>
        </w:rPr>
        <w:t xml:space="preserve"> အလွဲသုံးစားပြုခြင်း သို့မဟုတ် ခွင့်ပြုချက်</w:t>
      </w:r>
      <w:del w:id="1501" w:author="ASUS" w:date="2026-10-15T15:49:00Z">
        <w:r w:rsidDel="007F0860">
          <w:rPr>
            <w:rFonts w:ascii="Pyidaungsu" w:eastAsia="Times New Roman" w:hAnsi="Pyidaungsu" w:cs="Pyidaungsu" w:hint="cs"/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မရှိဘဲ</w:t>
      </w:r>
      <w:del w:id="1502" w:author="ASUS" w:date="2026-10-15T15:49:00Z">
        <w:r w:rsidDel="007F0860">
          <w:rPr>
            <w:rFonts w:ascii="Pyidaungsu" w:eastAsia="Times New Roman" w:hAnsi="Pyidaungsu" w:cs="Pyidaungsu" w:hint="cs"/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အသုံးပြုခြင်း</w:t>
      </w:r>
      <w:del w:id="1503" w:author="ASUS" w:date="2026-10-15T15:49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မပြုလုပ်ရပါ။</w:t>
      </w:r>
      <w:del w:id="1504" w:author="ASUS" w:date="2026-10-15T15:49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>
        <w:rPr>
          <w:rFonts w:hint="cs"/>
          <w:sz w:val="24"/>
          <w:szCs w:val="24"/>
          <w:cs/>
        </w:rPr>
        <w:t>စစ်ဆေးပေါ်ပေါက်ခဲ့ပါက</w:t>
      </w:r>
      <w:del w:id="1505" w:author="ASUS" w:date="2026-10-15T15:49:00Z">
        <w:r w:rsidDel="007F0860">
          <w:rPr>
            <w:rFonts w:hint="cs"/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အခြေအနေပေါ်မူတည်၍</w:t>
      </w:r>
      <w:ins w:id="1506" w:author="ASUS" w:date="2026-10-15T15:53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07" w:author="ASUS" w:date="2026-10-15T15:53:00Z">
        <w:r w:rsidRPr="00DE7234" w:rsidDel="007F0860">
          <w:rPr>
            <w:sz w:val="24"/>
            <w:szCs w:val="24"/>
            <w:cs/>
          </w:rPr>
          <w:delText>အလုပ်မှ</w:delText>
        </w:r>
      </w:del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ချက်ချင်း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ရပ်စဲခြင်း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အပါအဝင် စည်းကမ်းပိုင်းဆိုင်ရာ အရေးယူမှုများ ပြုလုပ်နိုင်သည်။</w:t>
      </w:r>
    </w:p>
    <w:p w14:paraId="352F7152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၃။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ဘေးကင်းလုံခြုံစွာ မောင်းနှင်ခြင်း</w:t>
      </w:r>
    </w:p>
    <w:p w14:paraId="781B3412" w14:textId="50F0E08F" w:rsidR="00DE7234" w:rsidRPr="00DE7234" w:rsidDel="00577A3B" w:rsidRDefault="00DE7234" w:rsidP="00DE7234">
      <w:pPr>
        <w:spacing w:before="100" w:beforeAutospacing="1" w:after="100" w:afterAutospacing="1"/>
        <w:ind w:firstLine="720"/>
        <w:jc w:val="both"/>
        <w:rPr>
          <w:del w:id="1508" w:author="ASUS" w:date="2026-10-15T15:57:00Z"/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သတ်မှတ်ထားသော ယာဉ်စည်းကမ်းနှင့် လမ်းစည်းကမ်းများကို လိုက်နာ၍ ဘေးကင်းလုံခြုံစွာ မောင်းနှင်ရမည်။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အရှိန်လွန်မောင်းနှင်ခြင်း၊ အန္တရာယ်ရှိစွာ မောင်းနှင်ခြင်း၊ မဆင်မခြင် မောင်းနှင်ခြင်း သို့မဟုတ် ယာဉ်စီးနင်းသူများ၏ ဘေးကင်းလုံခြုံရေးကို ထိခိုက်စေနိုင်သော အပြုအမူများ မပြုရ။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 xml:space="preserve">ယာဉ်မောင်း၏ မောင်းနှင်မှုနှင့်ပတ်သက်၍ တိုင်ကြားချက်များ ရရှိပါက </w:t>
      </w:r>
      <w:r w:rsidRPr="00DE7234">
        <w:rPr>
          <w:sz w:val="24"/>
          <w:szCs w:val="24"/>
          <w:cs/>
        </w:rPr>
        <w:lastRenderedPageBreak/>
        <w:t>အခြေအနေနှင့် ပြင်းထန်မှု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အပေါ်မူတည်၍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09" w:author="ASUS" w:date="2026-10-15T15:54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10" w:author="ASUS" w:date="2026-10-15T15:54:00Z">
        <w:r w:rsidRPr="00DE7234" w:rsidDel="007F0860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အပါအဝင် အရေးယူမှုများ ပြုလုပ်နိုင်သည်။</w:t>
      </w:r>
    </w:p>
    <w:p w14:paraId="4ABCD188" w14:textId="77777777" w:rsidR="0068587B" w:rsidRDefault="0068587B" w:rsidP="00577A3B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b/>
          <w:bCs/>
          <w:sz w:val="24"/>
          <w:szCs w:val="24"/>
        </w:rPr>
        <w:pPrChange w:id="1511" w:author="ASUS" w:date="2026-10-15T15:57:00Z">
          <w:pPr>
            <w:spacing w:before="100" w:beforeAutospacing="1" w:after="100" w:afterAutospacing="1"/>
            <w:jc w:val="both"/>
            <w:outlineLvl w:val="2"/>
          </w:pPr>
        </w:pPrChange>
      </w:pPr>
    </w:p>
    <w:p w14:paraId="251C6013" w14:textId="233F340E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၄။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 xml:space="preserve"> နေ့စဉ်အစီရင်ခံစာများ</w:t>
      </w:r>
    </w:p>
    <w:p w14:paraId="4C9E7C43" w14:textId="77777777" w:rsidR="00DE7234" w:rsidRPr="00DE7234" w:rsidRDefault="00DE7234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အောက်ဖော်ပြပါ နေ့စဉ်မှတ်တမ်းများကို သတ်မှတ်ထားသည့် လုပ်ထုံးလုပ်နည်းများ နှင့်အညီ နေ့စဉ်မပျက် တင်ပြရမည် -</w:t>
      </w:r>
    </w:p>
    <w:p w14:paraId="7711FB7D" w14:textId="77777777" w:rsidR="00DE7234" w:rsidRPr="00DE7234" w:rsidRDefault="00DE7234" w:rsidP="00DE72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rFonts w:ascii="Pyidaungsu" w:eastAsia="Times New Roman" w:hAnsi="Pyidaungsu" w:cs="Pyidaungsu"/>
          <w:sz w:val="24"/>
          <w:szCs w:val="24"/>
        </w:rPr>
        <w:t>Driver Link</w:t>
      </w:r>
    </w:p>
    <w:p w14:paraId="07E9F2DC" w14:textId="77777777" w:rsidR="00DE7234" w:rsidRPr="00DE7234" w:rsidRDefault="00DE7234" w:rsidP="00DE72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rFonts w:ascii="Pyidaungsu" w:eastAsia="Times New Roman" w:hAnsi="Pyidaungsu" w:cs="Pyidaungsu"/>
          <w:sz w:val="24"/>
          <w:szCs w:val="24"/>
        </w:rPr>
        <w:t>Driver Leave Form (If require)</w:t>
      </w:r>
    </w:p>
    <w:p w14:paraId="30A0A19C" w14:textId="7A17BD44" w:rsidR="007F0860" w:rsidRPr="00577A3B" w:rsidRDefault="00DE7234" w:rsidP="00577A3B">
      <w:pPr>
        <w:spacing w:before="100" w:beforeAutospacing="1" w:after="100" w:afterAutospacing="1"/>
        <w:ind w:firstLine="360"/>
        <w:jc w:val="both"/>
        <w:rPr>
          <w:sz w:val="24"/>
          <w:szCs w:val="24"/>
          <w:rPrChange w:id="1512" w:author="ASUS" w:date="2026-10-15T15:57:00Z">
            <w:rPr>
              <w:rFonts w:ascii="Pyidaungsu" w:eastAsia="Times New Roman" w:hAnsi="Pyidaungsu" w:cs="Pyidaungsu"/>
              <w:sz w:val="24"/>
              <w:szCs w:val="24"/>
            </w:rPr>
          </w:rPrChange>
        </w:rPr>
        <w:pPrChange w:id="1513" w:author="ASUS" w:date="2026-10-15T15:57:00Z">
          <w:pPr>
            <w:spacing w:before="100" w:beforeAutospacing="1" w:after="100" w:afterAutospacing="1"/>
            <w:ind w:firstLine="360"/>
            <w:jc w:val="both"/>
          </w:pPr>
        </w:pPrChange>
      </w:pPr>
      <w:r w:rsidRPr="00DE7234">
        <w:rPr>
          <w:sz w:val="24"/>
          <w:szCs w:val="24"/>
          <w:cs/>
        </w:rPr>
        <w:t>သတ်မှတ်ထားသောမှတ်တမ်း သို့မဟုတ် အချက်အလက်များကို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တင်ပြရန် ပျက်ကွက်ပါက ချိုးဖောက်မှု အခြေအနေပေါ်မူတည်၍ သတ်မှတ်ထားသော လုပ်ထုံ</w:t>
      </w:r>
      <w:r>
        <w:rPr>
          <w:sz w:val="24"/>
          <w:szCs w:val="24"/>
          <w:cs/>
        </w:rPr>
        <w:t>းလုပ်နည်းများနှင့်အည</w:t>
      </w:r>
      <w:r>
        <w:rPr>
          <w:rFonts w:hint="cs"/>
          <w:sz w:val="24"/>
          <w:szCs w:val="24"/>
          <w:cs/>
        </w:rPr>
        <w:t xml:space="preserve">ီ </w:t>
      </w:r>
      <w:r w:rsidRPr="00DE7234">
        <w:rPr>
          <w:sz w:val="24"/>
          <w:szCs w:val="24"/>
          <w:cs/>
        </w:rPr>
        <w:t>ထိုနေ့အတွက် ကားငှားခ‌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ပေး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ချေမှုကို မပြုလုပ်ခြင်း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နှင့် ခွင့်တိုင်ကြားလွှာ တင်သွင်းရန် ပျက်ကွက်ခြင်းအတွက် ဒဏ်ကြေး ၂</w:t>
      </w:r>
      <w:r w:rsidRPr="00DE7234">
        <w:rPr>
          <w:rFonts w:ascii="Pyidaungsu" w:eastAsia="Times New Roman" w:hAnsi="Pyidaungsu" w:cs="Pyidaungsu"/>
          <w:sz w:val="24"/>
          <w:szCs w:val="24"/>
        </w:rPr>
        <w:t>,</w:t>
      </w:r>
      <w:r w:rsidRPr="00DE7234">
        <w:rPr>
          <w:sz w:val="24"/>
          <w:szCs w:val="24"/>
          <w:cs/>
        </w:rPr>
        <w:t>၅၀၀ ကျပ်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အပါအဝင် စည်းကမ်း ပိုင်းဆိုင်ရာ အရေးယူမှုများ ပြုလုပ်နိုင်သည်။</w:t>
      </w:r>
    </w:p>
    <w:p w14:paraId="3D1B0AFD" w14:textId="77777777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၅။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 xml:space="preserve"> အချိန်မှန် တာဝန်ထမ်းဆောင်ခြင်း</w:t>
      </w:r>
    </w:p>
    <w:p w14:paraId="518158DC" w14:textId="13129ABE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သတ်မှတ်ထားသော တာဝန်ချိန်</w:t>
      </w:r>
      <w:r>
        <w:rPr>
          <w:rFonts w:hint="cs"/>
          <w:sz w:val="24"/>
          <w:szCs w:val="24"/>
          <w:cs/>
        </w:rPr>
        <w:t>ကို အ</w:t>
      </w:r>
      <w:r w:rsidRPr="00DE7234">
        <w:rPr>
          <w:sz w:val="24"/>
          <w:szCs w:val="24"/>
          <w:cs/>
        </w:rPr>
        <w:t>ချိန်မီရောက်ရှိပြီး တာဝန်ထမ်းဆောင်ရန် အသင့်ရှိရမည်။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အချိန်မီ ရောက်ရှိရန် ထပ်ခါတလဲလဲ ပျက်ကွက်ခြင်း သို့မဟုတ် တာဝန်ချိန် နောက်ကျခြင်း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များ ဖြစ်ပေါ်ပါက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14" w:author="ASUS" w:date="2026-10-15T15:54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15" w:author="ASUS" w:date="2026-10-15T15:54:00Z">
        <w:r w:rsidRPr="00DE7234" w:rsidDel="007F0860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 အပါအဝင် အရေးယူမှုများ ပြုလုပ်နိုင်သည်။</w:t>
      </w:r>
    </w:p>
    <w:p w14:paraId="6A3ADEAA" w14:textId="77777777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၆။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eastAsia="Times New Roman" w:hAnsi="Pyidaungsu" w:cs="Pyidaungsu"/>
          <w:b/>
          <w:bCs/>
          <w:sz w:val="24"/>
          <w:szCs w:val="24"/>
        </w:rPr>
        <w:t xml:space="preserve">BAC </w:t>
      </w:r>
      <w:r w:rsidR="00DE7234" w:rsidRPr="00DE7234">
        <w:rPr>
          <w:b/>
          <w:bCs/>
          <w:sz w:val="24"/>
          <w:szCs w:val="24"/>
          <w:cs/>
        </w:rPr>
        <w:t>စစ်ဆေးခြင်း</w:t>
      </w:r>
    </w:p>
    <w:p w14:paraId="6F7D0B6D" w14:textId="4BDBB95C" w:rsidR="00DE7234" w:rsidRPr="00DE7234" w:rsidDel="007F0860" w:rsidRDefault="009A721D" w:rsidP="009A721D">
      <w:pPr>
        <w:spacing w:before="100" w:beforeAutospacing="1" w:after="100" w:afterAutospacing="1"/>
        <w:ind w:firstLine="720"/>
        <w:jc w:val="both"/>
        <w:rPr>
          <w:del w:id="1516" w:author="ASUS" w:date="2026-10-15T15:54:00Z"/>
          <w:rFonts w:ascii="Pyidaungsu" w:eastAsia="Times New Roman" w:hAnsi="Pyidaungsu" w:cs="Pyidaungsu"/>
          <w:sz w:val="24"/>
          <w:szCs w:val="24"/>
        </w:rPr>
      </w:pPr>
      <w:r>
        <w:rPr>
          <w:sz w:val="24"/>
          <w:szCs w:val="24"/>
          <w:cs/>
        </w:rPr>
        <w:t>ကုမ္ပဏီမှ</w:t>
      </w:r>
      <w:r w:rsidR="00DE7234" w:rsidRPr="00DE7234">
        <w:rPr>
          <w:sz w:val="24"/>
          <w:szCs w:val="24"/>
          <w:cs/>
        </w:rPr>
        <w:t xml:space="preserve">ခွင့်ပြုထားသော တာဝန်ရှိသူများသည် ယာဉ်မောင်းများ၏ </w:t>
      </w:r>
      <w:r w:rsidR="00DE7234" w:rsidRPr="00DE7234">
        <w:rPr>
          <w:rFonts w:ascii="Pyidaungsu" w:eastAsia="Times New Roman" w:hAnsi="Pyidaungsu" w:cs="Pyidaungsu"/>
          <w:sz w:val="24"/>
          <w:szCs w:val="24"/>
        </w:rPr>
        <w:t xml:space="preserve">Blood Alcohol Concentration (BAC) </w:t>
      </w:r>
      <w:r w:rsidR="00DE7234" w:rsidRPr="00DE7234">
        <w:rPr>
          <w:sz w:val="24"/>
          <w:szCs w:val="24"/>
          <w:cs/>
        </w:rPr>
        <w:t xml:space="preserve">ကို လုပ်ငန်းလိုအပ်ချက်အရ အချိန်မရွေး စစ်ဆေးနိုင်ပြီး ယာဉ်မောင်းသည် </w:t>
      </w:r>
      <w:r>
        <w:rPr>
          <w:rFonts w:ascii="Pyidaungsu" w:eastAsia="Times New Roman" w:hAnsi="Pyidaungsu" w:cs="Pyidaungsu"/>
          <w:sz w:val="24"/>
          <w:szCs w:val="24"/>
        </w:rPr>
        <w:t>BAC</w:t>
      </w:r>
      <w:r w:rsidR="00DE7234" w:rsidRPr="00DE7234">
        <w:rPr>
          <w:sz w:val="24"/>
          <w:szCs w:val="24"/>
          <w:cs/>
        </w:rPr>
        <w:t>စစ်ဆေးမှုကို ပူးပေါင်း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ဆောင်ရွက်ရမည်။ ခွင့်ပြုချက်မရှိဘဲ စစ်ဆေးမှုကို ငြင်းဆန်ခြင်း၊ ရှောင်ရှားခြင်း သို့မဟုတ် စစ်ဆေးမှု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မပြု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 xml:space="preserve">လုပ်နိုင်အောင် တားဆီးခြင်းသည် ဤမူဝါဒကို </w:t>
      </w:r>
      <w:r w:rsidR="00DE7234" w:rsidRPr="00DE7234">
        <w:rPr>
          <w:sz w:val="24"/>
          <w:szCs w:val="24"/>
          <w:cs/>
        </w:rPr>
        <w:lastRenderedPageBreak/>
        <w:t>ချိုးဖောက်ခြင်းအဖြစ် သတ်မှတ်နိုင်ပြီး သက်ဆိုင်ရာ စည်း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ကမ်းပိုင</w:t>
      </w:r>
      <w:r>
        <w:rPr>
          <w:sz w:val="24"/>
          <w:szCs w:val="24"/>
          <w:cs/>
        </w:rPr>
        <w:t>်းဆိုင်ရာ</w:t>
      </w:r>
      <w:ins w:id="1517" w:author="ASUS" w:date="2026-10-15T15:58:00Z">
        <w:r w:rsidR="00577A3B" w:rsidRPr="00577A3B">
          <w:rPr>
            <w:rFonts w:ascii="Pyidaungsu" w:eastAsia="Times New Roman" w:hAnsi="Pyidaungsu" w:cs="Pyidaungsu"/>
            <w:sz w:val="24"/>
            <w:szCs w:val="24"/>
          </w:rPr>
          <w:t xml:space="preserve"> </w:t>
        </w:r>
        <w:r w:rsidR="00577A3B" w:rsidRPr="00DE7234">
          <w:rPr>
            <w:rFonts w:ascii="Pyidaungsu" w:eastAsia="Times New Roman" w:hAnsi="Pyidaungsu" w:cs="Pyidaungsu"/>
            <w:sz w:val="24"/>
            <w:szCs w:val="24"/>
          </w:rPr>
          <w:t>Warning</w:t>
        </w:r>
        <w:r w:rsidR="00577A3B" w:rsidRPr="00DE7234">
          <w:rPr>
            <w:sz w:val="24"/>
            <w:szCs w:val="24"/>
            <w:cs/>
          </w:rPr>
          <w:t xml:space="preserve">၊ </w:t>
        </w:r>
        <w:r w:rsidR="00577A3B" w:rsidRPr="00DE7234">
          <w:rPr>
            <w:rFonts w:ascii="Pyidaungsu" w:eastAsia="Times New Roman" w:hAnsi="Pyidaungsu" w:cs="Pyidaungsu"/>
            <w:sz w:val="24"/>
            <w:szCs w:val="24"/>
          </w:rPr>
          <w:t xml:space="preserve">Suspension </w:t>
        </w:r>
        <w:r w:rsidR="00577A3B" w:rsidRPr="00DE7234">
          <w:rPr>
            <w:sz w:val="24"/>
            <w:szCs w:val="24"/>
            <w:cs/>
          </w:rPr>
          <w:t xml:space="preserve">သို့မဟုတ် </w:t>
        </w:r>
        <w:r w:rsidR="00577A3B">
          <w:rPr>
            <w:sz w:val="24"/>
            <w:szCs w:val="24"/>
          </w:rPr>
          <w:t>(</w:t>
        </w:r>
        <w:r w:rsidR="00577A3B" w:rsidRPr="00DE7234">
          <w:rPr>
            <w:sz w:val="24"/>
            <w:szCs w:val="24"/>
            <w:cs/>
          </w:rPr>
          <w:t>အလုပ်</w:t>
        </w:r>
        <w:r w:rsidR="00577A3B">
          <w:rPr>
            <w:sz w:val="24"/>
            <w:szCs w:val="24"/>
          </w:rPr>
          <w:t>/</w:t>
        </w:r>
        <w:r w:rsidR="00577A3B" w:rsidRPr="00425E63">
          <w:rPr>
            <w:rFonts w:ascii="Times New Roman" w:eastAsia="Times New Roman" w:hAnsi="Times New Roman"/>
            <w:cs/>
          </w:rPr>
          <w:t>စာချုပ်</w:t>
        </w:r>
        <w:r w:rsidR="00577A3B">
          <w:rPr>
            <w:rFonts w:ascii="Times New Roman" w:eastAsia="Times New Roman" w:hAnsi="Times New Roman"/>
          </w:rPr>
          <w:t>)</w:t>
        </w:r>
        <w:r w:rsidR="00577A3B" w:rsidRPr="00DE7234">
          <w:rPr>
            <w:sz w:val="24"/>
            <w:szCs w:val="24"/>
            <w:cs/>
          </w:rPr>
          <w:t xml:space="preserve"> ချက်ချင်းရပ်စဲခြင်း အပါအဝင်</w:t>
        </w:r>
      </w:ins>
      <w:r>
        <w:rPr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အရေးယူမှုများ ပြုလုပ်</w:t>
      </w:r>
      <w:r w:rsidR="00DE7234" w:rsidRPr="00DE7234">
        <w:rPr>
          <w:sz w:val="24"/>
          <w:szCs w:val="24"/>
          <w:cs/>
        </w:rPr>
        <w:t>နိုင်သည်။</w:t>
      </w:r>
    </w:p>
    <w:p w14:paraId="2B2C557A" w14:textId="77777777" w:rsidR="00DE7234" w:rsidRPr="00DE7234" w:rsidDel="007F0860" w:rsidRDefault="00DE7234" w:rsidP="00DE7234">
      <w:pPr>
        <w:spacing w:before="100" w:beforeAutospacing="1" w:after="100" w:afterAutospacing="1"/>
        <w:jc w:val="both"/>
        <w:outlineLvl w:val="2"/>
        <w:rPr>
          <w:del w:id="1518" w:author="ASUS" w:date="2026-10-15T15:54:00Z"/>
          <w:rFonts w:ascii="Pyidaungsu" w:eastAsia="Times New Roman" w:hAnsi="Pyidaungsu" w:cs="Pyidaungsu"/>
          <w:b/>
          <w:bCs/>
          <w:sz w:val="24"/>
          <w:szCs w:val="24"/>
        </w:rPr>
      </w:pPr>
    </w:p>
    <w:p w14:paraId="4DDC8E9E" w14:textId="77777777" w:rsidR="0068587B" w:rsidRDefault="0068587B" w:rsidP="007F0860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b/>
          <w:bCs/>
          <w:sz w:val="24"/>
          <w:szCs w:val="24"/>
        </w:rPr>
        <w:pPrChange w:id="1519" w:author="ASUS" w:date="2026-10-15T15:54:00Z">
          <w:pPr>
            <w:spacing w:before="100" w:beforeAutospacing="1" w:after="100" w:afterAutospacing="1"/>
            <w:jc w:val="both"/>
            <w:outlineLvl w:val="2"/>
          </w:pPr>
        </w:pPrChange>
      </w:pPr>
    </w:p>
    <w:p w14:paraId="5ED7ECFB" w14:textId="27A707A2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၇။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>လုပ်ငန်းခွင်အတွင်း ရန်ဖြစ်ခြင်းနှင့် ကိုယ်ထိလက်ရောက်ကျူးလွန်ခြင်း</w:t>
      </w:r>
    </w:p>
    <w:p w14:paraId="1CAB33D9" w14:textId="32D29030" w:rsidR="00DE7234" w:rsidRPr="00DE7234" w:rsidRDefault="00DE7234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</w:t>
      </w:r>
      <w:del w:id="1520" w:author="ASUS" w:date="2026-10-15T15:54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အခြားယာဉ်မောင်းတစ်ဦးနှင့်ဖြစ်စေ၊</w:t>
      </w:r>
      <w:del w:id="1521" w:author="ASUS" w:date="2026-10-15T15:54:00Z">
        <w:r w:rsidRPr="00DE7234" w:rsidDel="007F0860">
          <w:rPr>
            <w:sz w:val="24"/>
            <w:szCs w:val="24"/>
            <w:cs/>
          </w:rPr>
          <w:delText xml:space="preserve"> </w:delText>
        </w:r>
      </w:del>
      <w:r w:rsidRPr="00DE7234">
        <w:rPr>
          <w:sz w:val="24"/>
          <w:szCs w:val="24"/>
          <w:cs/>
        </w:rPr>
        <w:t>အခြားလုပ်ငန်းအဖွဲ့ဝင်တစ်ဦးနှင့်ဖြစ်စေ ရန်ဖြစ်ခြင်း၊ ကိုယ်ထိလက်ရောက် ကျူးလွန်ခြင်း သို့မဟုတ် အကြမ်းဖက်သည့် အပြုအမူများ ပြုလုပ်ခြင်း မပြုရ။</w:t>
      </w:r>
      <w:r w:rsidR="009A721D">
        <w:rPr>
          <w:rFonts w:hint="cs"/>
          <w:sz w:val="24"/>
          <w:szCs w:val="24"/>
          <w:cs/>
        </w:rPr>
        <w:t xml:space="preserve"> ကျူးလွန်ခဲ့ပါက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22" w:author="ASUS" w:date="2026-10-15T15:54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23" w:author="ASUS" w:date="2026-10-15T15:54:00Z">
        <w:r w:rsidRPr="00DE7234" w:rsidDel="007F0860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 အပါအဝင် အရေး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ယူ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 ပြုလုပ်နိုင်သည်။</w:t>
      </w:r>
    </w:p>
    <w:p w14:paraId="6EF0DD6D" w14:textId="77777777" w:rsidR="00DE7234" w:rsidRPr="00DE7234" w:rsidRDefault="009A721D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၈။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 xml:space="preserve"> တာဝန်ကျနေရာမှ ခွင့်ပြုချက်မရှိဘဲ ထွက်ခွာခြင်း</w:t>
      </w:r>
    </w:p>
    <w:p w14:paraId="296B9762" w14:textId="35121692" w:rsidR="00DE7234" w:rsidRPr="00DE7234" w:rsidRDefault="00DE7234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 xml:space="preserve">ယာဉ်မောင်းသည် တာဝန်ပေးအပ်ထားသော လုပ်ငန်းဆောင်ရွက်ရာနေရာမှ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Supervisor </w:t>
      </w:r>
      <w:r w:rsidRPr="00DE7234">
        <w:rPr>
          <w:sz w:val="24"/>
          <w:szCs w:val="24"/>
          <w:cs/>
        </w:rPr>
        <w:t>၏ ခွင့်ပြု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ချက် မရှိဘဲ ထွက်ခွာခြင်း မပြုရ။</w:t>
      </w:r>
      <w:r w:rsidRPr="00DE7234">
        <w:rPr>
          <w:rFonts w:ascii="Pyidaungsu" w:hAnsi="Pyidaungsu" w:cs="Pyidaungsu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အလုပ် မပြီးပြတ်သေးသရွေ့ ယာဉ်မောင်းသည် ဝန်ထမ်းအား လုပ်ငန်းခွင် တွင် ထားခဲ့ခြင်း မပြုရ။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ခွင့်ပြုချက်မရှိဘဲ တာဝန်ကျနေရာမှ ထွက်ခွာခြင်းကို ထပ်ခါတလဲလဲ ပြုလုပ်ပါက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24" w:author="ASUS" w:date="2026-10-15T15:55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25" w:author="ASUS" w:date="2026-10-15T15:55:00Z">
        <w:r w:rsidRPr="00DE7234" w:rsidDel="007F0860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 အပါအဝင် အရေးယူမှုများ ပြုလုပ်နိုင်သည်။</w:t>
      </w:r>
    </w:p>
    <w:p w14:paraId="1F9B5CF3" w14:textId="77777777" w:rsidR="00DE7234" w:rsidRPr="00DE7234" w:rsidRDefault="009A721D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၉။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>ခွင့်ပြုချက်မရှိသူအား ယာဉ်မောင်းခွင့်ပြုခြင်း</w:t>
      </w:r>
    </w:p>
    <w:p w14:paraId="2649A1A8" w14:textId="0E019F9A" w:rsidR="009A721D" w:rsidDel="00577A3B" w:rsidRDefault="00DE7234" w:rsidP="009A721D">
      <w:pPr>
        <w:spacing w:before="100" w:beforeAutospacing="1" w:after="100" w:afterAutospacing="1"/>
        <w:ind w:firstLine="720"/>
        <w:jc w:val="both"/>
        <w:rPr>
          <w:del w:id="1526" w:author="ASUS" w:date="2026-10-15T15:58:00Z"/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ဝန်ထမ်း သို့မဟုတ် ပြင်ပပုဂ္ဂိုလ်တစ်ဦးဦးအား ၎င်းတာဝန်ယူ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မောင်းနှင် ရသော ယာဉ်ကို မောင်းနှင်ခွင့်မပြုရ။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ချိုးဖောက်မှု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အခြေအနေပေါ်မူတည်၍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27" w:author="ASUS" w:date="2026-10-15T15:55:00Z">
        <w:r w:rsidR="007F0860">
          <w:rPr>
            <w:sz w:val="24"/>
            <w:szCs w:val="24"/>
          </w:rPr>
          <w:t>(</w:t>
        </w:r>
        <w:r w:rsidR="007F0860" w:rsidRPr="00DE7234">
          <w:rPr>
            <w:sz w:val="24"/>
            <w:szCs w:val="24"/>
            <w:cs/>
          </w:rPr>
          <w:t>အလုပ်</w:t>
        </w:r>
        <w:r w:rsidR="007F0860">
          <w:rPr>
            <w:sz w:val="24"/>
            <w:szCs w:val="24"/>
          </w:rPr>
          <w:t>/</w:t>
        </w:r>
        <w:r w:rsidR="007F0860" w:rsidRPr="00425E63">
          <w:rPr>
            <w:rFonts w:ascii="Times New Roman" w:eastAsia="Times New Roman" w:hAnsi="Times New Roman"/>
            <w:cs/>
          </w:rPr>
          <w:t>စာချုပ်</w:t>
        </w:r>
        <w:r w:rsidR="007F0860">
          <w:rPr>
            <w:rFonts w:ascii="Times New Roman" w:eastAsia="Times New Roman" w:hAnsi="Times New Roman"/>
          </w:rPr>
          <w:t>)</w:t>
        </w:r>
      </w:ins>
      <w:del w:id="1528" w:author="ASUS" w:date="2026-10-15T15:55:00Z">
        <w:r w:rsidRPr="00DE7234" w:rsidDel="007F0860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 အပါအဝင် အရေးယူမှုများ ပြုလုပ်နိုင်သည်။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</w:p>
    <w:p w14:paraId="3B66A50E" w14:textId="44EDEE5C" w:rsidR="009A721D" w:rsidDel="0021113D" w:rsidRDefault="00DE7234" w:rsidP="0068587B">
      <w:pPr>
        <w:spacing w:before="100" w:beforeAutospacing="1" w:after="100" w:afterAutospacing="1"/>
        <w:ind w:firstLine="720"/>
        <w:jc w:val="both"/>
        <w:rPr>
          <w:del w:id="1529" w:author="ASUS" w:date="2026-10-15T08:27:00Z"/>
          <w:rFonts w:ascii="Pyidaungsu" w:eastAsia="Times New Roman" w:hAnsi="Pyidaungsu" w:cs="Pyidaungsu"/>
          <w:sz w:val="24"/>
          <w:szCs w:val="24"/>
        </w:rPr>
      </w:pPr>
      <w:del w:id="1530" w:author="ASUS" w:date="2026-10-15T08:27:00Z">
        <w:r w:rsidRPr="00DE7234" w:rsidDel="0021113D">
          <w:rPr>
            <w:rFonts w:ascii="Pyidaungsu" w:eastAsia="Times New Roman" w:hAnsi="Pyidaungsu" w:cs="Pyidaungsu"/>
            <w:sz w:val="24"/>
            <w:szCs w:val="24"/>
          </w:rPr>
          <w:delText xml:space="preserve">Fuel Slip </w:delText>
        </w:r>
        <w:r w:rsidRPr="00DE7234" w:rsidDel="0021113D">
          <w:rPr>
            <w:sz w:val="24"/>
            <w:szCs w:val="24"/>
            <w:cs/>
          </w:rPr>
          <w:delText>ကို (၃) ရက်အတွင်း ပြန်လည်</w:delText>
        </w:r>
        <w:r w:rsidR="009A721D" w:rsidDel="0021113D">
          <w:rPr>
            <w:rFonts w:ascii="Pyidaungsu" w:eastAsia="Times New Roman" w:hAnsi="Pyidaungsu" w:cs="Pyidaungsu" w:hint="cs"/>
            <w:sz w:val="24"/>
            <w:szCs w:val="24"/>
            <w:cs/>
          </w:rPr>
          <w:delText xml:space="preserve"> </w:delText>
        </w:r>
        <w:r w:rsidRPr="00DE7234" w:rsidDel="0021113D">
          <w:rPr>
            <w:sz w:val="24"/>
            <w:szCs w:val="24"/>
            <w:cs/>
          </w:rPr>
          <w:delText>တင်ပြရန် ပျက်ကွက်ပါက လောင်စာဆီသုံးစွဲမှုနှင့် ပတ်သက်၍ စစ်ဆေးရန်လိုအပ်သော အခြေအနေတစ်ရပ်အဖြစ် သတ်မှတ်နိုင်သည်။ လုပ်ထုံးလုပ်နည်းနှင့်</w:delText>
        </w:r>
        <w:r w:rsidR="009A721D" w:rsidDel="0021113D">
          <w:rPr>
            <w:rFonts w:ascii="Pyidaungsu" w:eastAsia="Times New Roman" w:hAnsi="Pyidaungsu" w:cs="Pyidaungsu" w:hint="cs"/>
            <w:sz w:val="24"/>
            <w:szCs w:val="24"/>
            <w:cs/>
          </w:rPr>
          <w:delText xml:space="preserve"> </w:delText>
        </w:r>
        <w:r w:rsidRPr="00DE7234" w:rsidDel="0021113D">
          <w:rPr>
            <w:sz w:val="24"/>
            <w:szCs w:val="24"/>
            <w:cs/>
          </w:rPr>
          <w:delText>အညီ မဆောင်ရွက်ခြင်းကြောင့် လောင်စာဆီသုံးစွဲမှုနှင့် ပတ်သက်၍ အတည်ပြုနိုင်ခြင်းမရှိပါက သက်ဆိုင်</w:delText>
        </w:r>
        <w:r w:rsidR="009A721D" w:rsidDel="0021113D">
          <w:rPr>
            <w:rFonts w:ascii="Pyidaungsu" w:eastAsia="Times New Roman" w:hAnsi="Pyidaungsu" w:cs="Pyidaungsu" w:hint="cs"/>
            <w:sz w:val="24"/>
            <w:szCs w:val="24"/>
            <w:cs/>
          </w:rPr>
          <w:delText xml:space="preserve"> </w:delText>
        </w:r>
        <w:r w:rsidRPr="00DE7234" w:rsidDel="0021113D">
          <w:rPr>
            <w:sz w:val="24"/>
            <w:szCs w:val="24"/>
            <w:cs/>
          </w:rPr>
          <w:delText>ရာ ကုန်ကျစရိတ်ကို ယာဉ်မောင်းထံမှ ကုမ္ပဏီ၏ သတ်မှတ်ထားသော လုပ်ထုံးလုပ်နည်းနှင့်အညီ ပြန်လည် ကောက်ခံနိုင်သည်။</w:delText>
        </w:r>
      </w:del>
    </w:p>
    <w:p w14:paraId="4E2F8A45" w14:textId="77777777" w:rsidR="0068587B" w:rsidRDefault="0068587B" w:rsidP="00577A3B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b/>
          <w:bCs/>
          <w:sz w:val="24"/>
          <w:szCs w:val="24"/>
        </w:rPr>
        <w:pPrChange w:id="1531" w:author="ASUS" w:date="2026-10-15T15:58:00Z">
          <w:pPr>
            <w:spacing w:before="100" w:beforeAutospacing="1" w:after="100" w:afterAutospacing="1"/>
            <w:jc w:val="both"/>
          </w:pPr>
        </w:pPrChange>
      </w:pPr>
    </w:p>
    <w:p w14:paraId="1ABC1538" w14:textId="77777777" w:rsidR="007A5CB2" w:rsidRPr="007A5CB2" w:rsidRDefault="007A5CB2" w:rsidP="007A5CB2">
      <w:pPr>
        <w:spacing w:before="100" w:beforeAutospacing="1" w:after="100" w:afterAutospacing="1"/>
        <w:jc w:val="both"/>
        <w:rPr>
          <w:ins w:id="1532" w:author="ASUS" w:date="2026-10-15T14:27:00Z"/>
          <w:b/>
          <w:bCs/>
          <w:sz w:val="24"/>
          <w:szCs w:val="24"/>
        </w:rPr>
      </w:pPr>
      <w:ins w:id="1533" w:author="ASUS" w:date="2026-10-15T14:27:00Z">
        <w:r w:rsidRPr="007A5CB2">
          <w:rPr>
            <w:b/>
            <w:bCs/>
            <w:sz w:val="24"/>
            <w:szCs w:val="24"/>
            <w:cs/>
          </w:rPr>
          <w:t>၁၀။ လုပ်ငန်းခွင်အတွင်း ကိစ္စရပ်များ ဖြေရှင်းဆောင်ရွက်ခြင်း</w:t>
        </w:r>
      </w:ins>
    </w:p>
    <w:p w14:paraId="3C86BFF0" w14:textId="77777777" w:rsidR="007A5CB2" w:rsidRPr="007A5CB2" w:rsidRDefault="007A5CB2" w:rsidP="007A5CB2">
      <w:pPr>
        <w:spacing w:before="100" w:beforeAutospacing="1" w:after="100" w:afterAutospacing="1"/>
        <w:jc w:val="both"/>
        <w:rPr>
          <w:ins w:id="1534" w:author="ASUS" w:date="2026-10-15T14:27:00Z"/>
          <w:sz w:val="24"/>
          <w:szCs w:val="24"/>
          <w:rPrChange w:id="1535" w:author="ASUS" w:date="2026-10-15T14:27:00Z">
            <w:rPr>
              <w:ins w:id="1536" w:author="ASUS" w:date="2026-10-15T14:27:00Z"/>
              <w:b/>
              <w:bCs/>
              <w:sz w:val="24"/>
              <w:szCs w:val="24"/>
            </w:rPr>
          </w:rPrChange>
        </w:rPr>
      </w:pPr>
      <w:ins w:id="1537" w:author="ASUS" w:date="2026-10-15T14:27:00Z">
        <w:r w:rsidRPr="007A5CB2">
          <w:rPr>
            <w:sz w:val="24"/>
            <w:szCs w:val="24"/>
            <w:cs/>
            <w:rPrChange w:id="1538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>လုပ်ငန်းခွင်အတွင်း ဖြစ်ပေါ်လာသော သို့မဟုတ် ဖြေရှင်းရန်လိုအပ်သော ကိစ္စရပ်များကို ကုမ္ပဏီ၏ သတ်မှတ်ထားသော မူဝါဒများနှင့် လုပ်ထုံးလုပ်နည်းများနှင့်အညီ ဖြေရှင်းဆောင်ရွက်ရမည်။ သက်ဆိုင်ရာအဆင့်တွင် ဖြေရှင်း၍ မရသေးသော ကိစ္စရပ်များကို ယာဉ်စုစီမံခန့်ခွဲရေးအဖွဲ့ (</w:t>
        </w:r>
        <w:r w:rsidRPr="007A5CB2">
          <w:rPr>
            <w:sz w:val="24"/>
            <w:szCs w:val="24"/>
            <w:rPrChange w:id="1539" w:author="ASUS" w:date="2026-10-15T14:27:00Z">
              <w:rPr>
                <w:b/>
                <w:bCs/>
                <w:sz w:val="24"/>
                <w:szCs w:val="24"/>
              </w:rPr>
            </w:rPrChange>
          </w:rPr>
          <w:t xml:space="preserve">Fleet Team Management) </w:t>
        </w:r>
        <w:r w:rsidRPr="007A5CB2">
          <w:rPr>
            <w:sz w:val="24"/>
            <w:szCs w:val="24"/>
            <w:cs/>
            <w:rPrChange w:id="1540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 xml:space="preserve">ထံသို့ သတ်မှတ်ထားသော အဆင့်ဆင့်တင်ပြမှု လုပ်ထုံးလုပ်နည်းအတိုင်း </w:t>
        </w:r>
        <w:r w:rsidRPr="007A5CB2">
          <w:rPr>
            <w:sz w:val="24"/>
            <w:szCs w:val="24"/>
            <w:cs/>
            <w:rPrChange w:id="1541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lastRenderedPageBreak/>
          <w:t>တင်ပြရမည်။ ကိစ္စရပ်များကို ဖြေရှင်းရာတွင် သက်ဆိုင်သူများအနေဖြင့် ပွင့်လင်းမြင်သာစွာ ဆွေးနွေးခြင်း၊ အပြန်အလှန်လေးစားခြင်းနှင့် ပူးပေါင်းဆောင်ရွက်ခြင်းတို့ဖြင့် သင့်လျော်သော ဖြေရှင်းနည်းကို ရှာဖွေရမည်။</w:t>
        </w:r>
      </w:ins>
    </w:p>
    <w:p w14:paraId="2B9AAAF7" w14:textId="7C999E9B" w:rsidR="007A5CB2" w:rsidRDefault="007A5CB2" w:rsidP="00DE7234">
      <w:pPr>
        <w:jc w:val="both"/>
        <w:rPr>
          <w:ins w:id="1542" w:author="ASUS" w:date="2026-10-15T15:56:00Z"/>
          <w:sz w:val="24"/>
          <w:szCs w:val="24"/>
        </w:rPr>
      </w:pPr>
      <w:ins w:id="1543" w:author="ASUS" w:date="2026-10-15T14:27:00Z">
        <w:r w:rsidRPr="007A5CB2">
          <w:rPr>
            <w:sz w:val="24"/>
            <w:szCs w:val="24"/>
            <w:cs/>
            <w:rPrChange w:id="1544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>ကိစ္စရပ်များကို ဖြေရှင်းဆောင်ရွက်ရာတွင် အနှောင့်အယှက်ဖြစ်စေရန် ရည်ရွယ်ချက်ဖြင့် လှုံ့ဆော်ခြင်း၊ အခြားသူများကို မလျော်ကန်စွာ ပါဝင်ပတ်သက်စေခြင်း၊ သတ်မှတ်ထားသော လုပ်ထုံးလုပ်နည်းများကို တမင်တကာ အဟန့်အတားပြုခြင်း သို့မဟုတ် ကုမ္ပဏီ၏ မူဝါဒများနှင့် စည်းကမ်းများကို ချိုးဖောက်ခြင်း မပြုရ။ ချိုးဖောက်မှုရှိပါက ချိုးဖောက်မှု၏ သဘောသဘာဝနှင့် ပြင်းထန်မှုအပေါ် မူတည်၍ သတိပေးခြင်း (</w:t>
        </w:r>
        <w:r w:rsidRPr="007A5CB2">
          <w:rPr>
            <w:sz w:val="24"/>
            <w:szCs w:val="24"/>
            <w:rPrChange w:id="1545" w:author="ASUS" w:date="2026-10-15T14:27:00Z">
              <w:rPr>
                <w:b/>
                <w:bCs/>
                <w:sz w:val="24"/>
                <w:szCs w:val="24"/>
              </w:rPr>
            </w:rPrChange>
          </w:rPr>
          <w:t>Warning)</w:t>
        </w:r>
        <w:r w:rsidRPr="007A5CB2">
          <w:rPr>
            <w:sz w:val="24"/>
            <w:szCs w:val="24"/>
            <w:cs/>
            <w:rPrChange w:id="1546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>၊ ယာယီတာဝန်ရပ်ဆိုင်းခြင်း (</w:t>
        </w:r>
        <w:r w:rsidRPr="007A5CB2">
          <w:rPr>
            <w:sz w:val="24"/>
            <w:szCs w:val="24"/>
            <w:rPrChange w:id="1547" w:author="ASUS" w:date="2026-10-15T14:27:00Z">
              <w:rPr>
                <w:b/>
                <w:bCs/>
                <w:sz w:val="24"/>
                <w:szCs w:val="24"/>
              </w:rPr>
            </w:rPrChange>
          </w:rPr>
          <w:t xml:space="preserve">Suspension) </w:t>
        </w:r>
        <w:r w:rsidRPr="007A5CB2">
          <w:rPr>
            <w:sz w:val="24"/>
            <w:szCs w:val="24"/>
            <w:cs/>
            <w:rPrChange w:id="1548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 xml:space="preserve">သို့မဟုတ် </w:t>
        </w:r>
      </w:ins>
      <w:ins w:id="1549" w:author="ASUS" w:date="2026-10-15T15:55:00Z">
        <w:r w:rsidR="00577A3B">
          <w:rPr>
            <w:sz w:val="24"/>
            <w:szCs w:val="24"/>
          </w:rPr>
          <w:t>(</w:t>
        </w:r>
        <w:r w:rsidR="00577A3B" w:rsidRPr="00DE7234">
          <w:rPr>
            <w:sz w:val="24"/>
            <w:szCs w:val="24"/>
            <w:cs/>
          </w:rPr>
          <w:t>အလုပ်</w:t>
        </w:r>
        <w:r w:rsidR="00577A3B">
          <w:rPr>
            <w:sz w:val="24"/>
            <w:szCs w:val="24"/>
          </w:rPr>
          <w:t>/</w:t>
        </w:r>
        <w:r w:rsidR="00577A3B" w:rsidRPr="00425E63">
          <w:rPr>
            <w:rFonts w:ascii="Times New Roman" w:eastAsia="Times New Roman" w:hAnsi="Times New Roman"/>
            <w:cs/>
          </w:rPr>
          <w:t>စာချုပ်</w:t>
        </w:r>
        <w:r w:rsidR="00577A3B">
          <w:rPr>
            <w:rFonts w:ascii="Times New Roman" w:eastAsia="Times New Roman" w:hAnsi="Times New Roman"/>
          </w:rPr>
          <w:t>)</w:t>
        </w:r>
      </w:ins>
      <w:ins w:id="1550" w:author="ASUS" w:date="2026-10-15T15:56:00Z">
        <w:r w:rsidR="00577A3B">
          <w:rPr>
            <w:rFonts w:ascii="Times New Roman" w:eastAsia="Times New Roman" w:hAnsi="Times New Roman"/>
          </w:rPr>
          <w:t xml:space="preserve"> </w:t>
        </w:r>
      </w:ins>
      <w:ins w:id="1551" w:author="ASUS" w:date="2026-10-15T14:27:00Z">
        <w:r w:rsidRPr="007A5CB2">
          <w:rPr>
            <w:sz w:val="24"/>
            <w:szCs w:val="24"/>
            <w:cs/>
            <w:rPrChange w:id="1552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>ရပ်စဲခြင်း (</w:t>
        </w:r>
        <w:r w:rsidRPr="007A5CB2">
          <w:rPr>
            <w:sz w:val="24"/>
            <w:szCs w:val="24"/>
            <w:rPrChange w:id="1553" w:author="ASUS" w:date="2026-10-15T14:27:00Z">
              <w:rPr>
                <w:b/>
                <w:bCs/>
                <w:sz w:val="24"/>
                <w:szCs w:val="24"/>
              </w:rPr>
            </w:rPrChange>
          </w:rPr>
          <w:t xml:space="preserve">Termination of Employment) </w:t>
        </w:r>
        <w:r w:rsidRPr="007A5CB2">
          <w:rPr>
            <w:sz w:val="24"/>
            <w:szCs w:val="24"/>
            <w:cs/>
            <w:rPrChange w:id="1554" w:author="ASUS" w:date="2026-10-15T14:27:00Z">
              <w:rPr>
                <w:b/>
                <w:bCs/>
                <w:sz w:val="24"/>
                <w:szCs w:val="24"/>
                <w:cs/>
              </w:rPr>
            </w:rPrChange>
          </w:rPr>
          <w:t>အပါအဝင် သက်ဆိုင်ရာ ကုမ္ပဏီစည်းမျဉ်းများနှင့်အညီ အရေးယူဆောင်ရွက်နိုင်သည်။</w:t>
        </w:r>
      </w:ins>
    </w:p>
    <w:p w14:paraId="6BD6CAF9" w14:textId="500FF498" w:rsidR="00DE7234" w:rsidRPr="00DE7234" w:rsidDel="007A5CB2" w:rsidRDefault="009A721D" w:rsidP="007A5CB2">
      <w:pPr>
        <w:spacing w:before="100" w:beforeAutospacing="1" w:after="100" w:afterAutospacing="1"/>
        <w:jc w:val="both"/>
        <w:rPr>
          <w:del w:id="1555" w:author="ASUS" w:date="2026-10-15T14:27:00Z"/>
          <w:rFonts w:ascii="Pyidaungsu" w:eastAsia="Times New Roman" w:hAnsi="Pyidaungsu" w:cs="Pyidaungsu"/>
          <w:b/>
          <w:bCs/>
          <w:sz w:val="24"/>
          <w:szCs w:val="24"/>
        </w:rPr>
      </w:pPr>
      <w:del w:id="1556" w:author="ASUS" w:date="2026-10-15T14:27:00Z">
        <w:r w:rsidDel="007A5CB2">
          <w:rPr>
            <w:rFonts w:hint="cs"/>
            <w:b/>
            <w:bCs/>
            <w:sz w:val="24"/>
            <w:szCs w:val="24"/>
            <w:cs/>
          </w:rPr>
          <w:delText>၁၀။</w:delText>
        </w:r>
        <w:r w:rsidDel="007A5CB2">
          <w:rPr>
            <w:rFonts w:ascii="Pyidaungsu" w:eastAsia="Times New Roman" w:hAnsi="Pyidaungsu" w:cs="Pyidaungsu"/>
            <w:b/>
            <w:bCs/>
            <w:sz w:val="24"/>
            <w:szCs w:val="24"/>
            <w:cs/>
          </w:rPr>
          <w:tab/>
        </w:r>
        <w:r w:rsidR="00DE7234" w:rsidRPr="00DE7234" w:rsidDel="007A5CB2">
          <w:rPr>
            <w:rFonts w:ascii="Pyidaungsu" w:eastAsia="Times New Roman" w:hAnsi="Pyidaungsu" w:cs="Pyidaungsu"/>
            <w:b/>
            <w:bCs/>
            <w:sz w:val="24"/>
            <w:szCs w:val="24"/>
          </w:rPr>
          <w:delText xml:space="preserve"> </w:delText>
        </w:r>
      </w:del>
      <w:del w:id="1557" w:author="ASUS" w:date="2026-10-15T14:16:00Z">
        <w:r w:rsidR="00DE7234" w:rsidRPr="00DE7234" w:rsidDel="007A5CB2">
          <w:rPr>
            <w:b/>
            <w:bCs/>
            <w:sz w:val="24"/>
            <w:szCs w:val="24"/>
            <w:cs/>
          </w:rPr>
          <w:delText>ဆန္ဒပြမှုနှင့် ပြသနာ</w:delText>
        </w:r>
      </w:del>
      <w:del w:id="1558" w:author="ASUS" w:date="2026-10-15T14:27:00Z">
        <w:r w:rsidR="00DE7234" w:rsidRPr="00DE7234" w:rsidDel="007A5CB2">
          <w:rPr>
            <w:b/>
            <w:bCs/>
            <w:sz w:val="24"/>
            <w:szCs w:val="24"/>
            <w:cs/>
          </w:rPr>
          <w:delText>ဖြေရှင်းခြင်းဆိုင်ရာ စည်းကမ်း</w:delText>
        </w:r>
      </w:del>
    </w:p>
    <w:p w14:paraId="2A3597D6" w14:textId="4DC1B14F" w:rsidR="00DE7234" w:rsidRPr="00DE7234" w:rsidDel="007A5CB2" w:rsidRDefault="00DE7234" w:rsidP="009A721D">
      <w:pPr>
        <w:ind w:firstLine="720"/>
        <w:jc w:val="both"/>
        <w:rPr>
          <w:del w:id="1559" w:author="ASUS" w:date="2026-10-15T14:27:00Z"/>
          <w:rFonts w:ascii="Pyidaungsu" w:hAnsi="Pyidaungsu" w:cs="Pyidaungsu"/>
          <w:sz w:val="24"/>
          <w:szCs w:val="24"/>
        </w:rPr>
      </w:pPr>
      <w:del w:id="1560" w:author="ASUS" w:date="2026-10-15T14:27:00Z">
        <w:r w:rsidRPr="00781569" w:rsidDel="007A5CB2">
          <w:rPr>
            <w:sz w:val="24"/>
            <w:szCs w:val="24"/>
            <w:highlight w:val="yellow"/>
            <w:cs/>
            <w:rPrChange w:id="1561" w:author="ASUS" w:date="2026-10-15T08:33:00Z">
              <w:rPr>
                <w:sz w:val="24"/>
                <w:szCs w:val="24"/>
                <w:cs/>
              </w:rPr>
            </w:rPrChange>
          </w:rPr>
          <w:delText>လုပ်ငန်းခွင်အတွင်း</w:delText>
        </w:r>
        <w:r w:rsidR="009A721D" w:rsidRPr="00781569" w:rsidDel="007A5CB2">
          <w:rPr>
            <w:rFonts w:ascii="Pyidaungsu" w:hAnsi="Pyidaungsu" w:cs="Pyidaungsu" w:hint="cs"/>
            <w:sz w:val="24"/>
            <w:szCs w:val="24"/>
            <w:highlight w:val="yellow"/>
            <w:cs/>
            <w:rPrChange w:id="1562" w:author="ASUS" w:date="2026-10-15T08:33:00Z">
              <w:rPr>
                <w:rFonts w:ascii="Pyidaungsu" w:hAnsi="Pyidaungsu" w:cs="Pyidaungsu" w:hint="cs"/>
                <w:sz w:val="24"/>
                <w:szCs w:val="24"/>
                <w:cs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63" w:author="ASUS" w:date="2026-10-15T08:33:00Z">
              <w:rPr>
                <w:sz w:val="24"/>
                <w:szCs w:val="24"/>
                <w:cs/>
              </w:rPr>
            </w:rPrChange>
          </w:rPr>
          <w:delText>ဖြေရှင်းရန်</w:delText>
        </w:r>
        <w:r w:rsidR="009A721D" w:rsidRPr="00781569" w:rsidDel="007A5CB2">
          <w:rPr>
            <w:sz w:val="24"/>
            <w:szCs w:val="24"/>
            <w:highlight w:val="yellow"/>
            <w:cs/>
            <w:rPrChange w:id="1564" w:author="ASUS" w:date="2026-10-15T08:33:00Z">
              <w:rPr>
                <w:sz w:val="24"/>
                <w:szCs w:val="24"/>
                <w:cs/>
              </w:rPr>
            </w:rPrChange>
          </w:rPr>
          <w:delText xml:space="preserve">လိုအပ်သော </w:delText>
        </w:r>
        <w:r w:rsidRPr="00781569" w:rsidDel="007A5CB2">
          <w:rPr>
            <w:sz w:val="24"/>
            <w:szCs w:val="24"/>
            <w:highlight w:val="yellow"/>
            <w:cs/>
            <w:rPrChange w:id="1565" w:author="ASUS" w:date="2026-10-15T08:33:00Z">
              <w:rPr>
                <w:sz w:val="24"/>
                <w:szCs w:val="24"/>
                <w:cs/>
              </w:rPr>
            </w:rPrChange>
          </w:rPr>
          <w:delText>ပြဿနာရပ်များရှိပါက ကန့်ကွက်ဆန္ဒပြခြင်းကို မှန်ကန်သော လုပ်ထုံးလုပ်နည်း (သို့မဟုတ်) နည်းလမ်းအဖြစ် ခွင့်မပြုပါ။ ဖြေရှင်းရန်လိုအပ်သော ပြဿနာ</w:delText>
        </w:r>
        <w:r w:rsidR="009A721D" w:rsidRPr="00781569" w:rsidDel="007A5CB2">
          <w:rPr>
            <w:rFonts w:ascii="Pyidaungsu" w:hAnsi="Pyidaungsu" w:cs="Pyidaungsu" w:hint="cs"/>
            <w:sz w:val="24"/>
            <w:szCs w:val="24"/>
            <w:highlight w:val="yellow"/>
            <w:cs/>
            <w:rPrChange w:id="1566" w:author="ASUS" w:date="2026-10-15T08:33:00Z">
              <w:rPr>
                <w:rFonts w:ascii="Pyidaungsu" w:hAnsi="Pyidaungsu" w:cs="Pyidaungsu" w:hint="cs"/>
                <w:sz w:val="24"/>
                <w:szCs w:val="24"/>
                <w:cs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67" w:author="ASUS" w:date="2026-10-15T08:33:00Z">
              <w:rPr>
                <w:sz w:val="24"/>
                <w:szCs w:val="24"/>
                <w:cs/>
              </w:rPr>
            </w:rPrChange>
          </w:rPr>
          <w:delText>များ</w:delText>
        </w:r>
        <w:r w:rsidR="009A721D" w:rsidRPr="00781569" w:rsidDel="007A5CB2">
          <w:rPr>
            <w:rFonts w:ascii="Pyidaungsu" w:hAnsi="Pyidaungsu" w:cs="Pyidaungsu" w:hint="cs"/>
            <w:sz w:val="24"/>
            <w:szCs w:val="24"/>
            <w:highlight w:val="yellow"/>
            <w:cs/>
            <w:rPrChange w:id="1568" w:author="ASUS" w:date="2026-10-15T08:33:00Z">
              <w:rPr>
                <w:rFonts w:ascii="Pyidaungsu" w:hAnsi="Pyidaungsu" w:cs="Pyidaungsu" w:hint="cs"/>
                <w:sz w:val="24"/>
                <w:szCs w:val="24"/>
                <w:cs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69" w:author="ASUS" w:date="2026-10-15T08:33:00Z">
              <w:rPr>
                <w:sz w:val="24"/>
                <w:szCs w:val="24"/>
                <w:cs/>
              </w:rPr>
            </w:rPrChange>
          </w:rPr>
          <w:delText>ရှိပါက ယာဉ်စုစီမံခန့်ခွဲမှုအဖွဲ့ (</w:delText>
        </w:r>
        <w:r w:rsidRPr="00781569" w:rsidDel="007A5CB2">
          <w:rPr>
            <w:rFonts w:ascii="Pyidaungsu" w:hAnsi="Pyidaungsu" w:cs="Pyidaungsu"/>
            <w:sz w:val="24"/>
            <w:szCs w:val="24"/>
            <w:highlight w:val="yellow"/>
            <w:rPrChange w:id="1570" w:author="ASUS" w:date="2026-10-15T08:33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Fleet Team Management) </w:delText>
        </w:r>
        <w:r w:rsidRPr="00781569" w:rsidDel="007A5CB2">
          <w:rPr>
            <w:sz w:val="24"/>
            <w:szCs w:val="24"/>
            <w:highlight w:val="yellow"/>
            <w:cs/>
            <w:rPrChange w:id="1571" w:author="ASUS" w:date="2026-10-15T08:33:00Z">
              <w:rPr>
                <w:sz w:val="24"/>
                <w:szCs w:val="24"/>
                <w:cs/>
              </w:rPr>
            </w:rPrChange>
          </w:rPr>
          <w:delText>ထံသို့ အဆင့်ဆင့် တင်ပြရမည်ဖြစ်ပြီး၊ ပွင့်လင်းမြင်သာမှုရှိသော၊ စိတ်သဘောထားပွင့်လင်းသော အစည်းအဝေးများပြုလုပ်၍ အတူတကွ ပူးပေါင်း</w:delText>
        </w:r>
        <w:r w:rsidR="009A721D" w:rsidRPr="00781569" w:rsidDel="007A5CB2">
          <w:rPr>
            <w:rFonts w:ascii="Pyidaungsu" w:hAnsi="Pyidaungsu" w:cs="Pyidaungsu" w:hint="cs"/>
            <w:sz w:val="24"/>
            <w:szCs w:val="24"/>
            <w:highlight w:val="yellow"/>
            <w:cs/>
            <w:rPrChange w:id="1572" w:author="ASUS" w:date="2026-10-15T08:33:00Z">
              <w:rPr>
                <w:rFonts w:ascii="Pyidaungsu" w:hAnsi="Pyidaungsu" w:cs="Pyidaungsu" w:hint="cs"/>
                <w:sz w:val="24"/>
                <w:szCs w:val="24"/>
                <w:cs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73" w:author="ASUS" w:date="2026-10-15T08:33:00Z">
              <w:rPr>
                <w:sz w:val="24"/>
                <w:szCs w:val="24"/>
                <w:cs/>
              </w:rPr>
            </w:rPrChange>
          </w:rPr>
          <w:delText>ဖြေရှင်းခြင်းသည်သာလျှင် မှန်ကန်သော လုပ်ထုံးလ</w:delText>
        </w:r>
        <w:r w:rsidR="00720292" w:rsidRPr="00781569" w:rsidDel="007A5CB2">
          <w:rPr>
            <w:sz w:val="24"/>
            <w:szCs w:val="24"/>
            <w:highlight w:val="yellow"/>
            <w:cs/>
            <w:rPrChange w:id="1574" w:author="ASUS" w:date="2026-10-15T08:33:00Z">
              <w:rPr>
                <w:sz w:val="24"/>
                <w:szCs w:val="24"/>
                <w:cs/>
              </w:rPr>
            </w:rPrChange>
          </w:rPr>
          <w:delText>ုပ်နည်းနှင့် နည်းလမ်းဖြစ်ပါသည်။</w:delText>
        </w:r>
        <w:r w:rsidRPr="00781569" w:rsidDel="007A5CB2">
          <w:rPr>
            <w:rFonts w:ascii="Pyidaungsu" w:hAnsi="Pyidaungsu" w:cs="Pyidaungsu"/>
            <w:sz w:val="24"/>
            <w:szCs w:val="24"/>
            <w:highlight w:val="yellow"/>
            <w:rPrChange w:id="1575" w:author="ASUS" w:date="2026-10-15T08:33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76" w:author="ASUS" w:date="2026-10-15T08:33:00Z">
              <w:rPr>
                <w:sz w:val="24"/>
                <w:szCs w:val="24"/>
                <w:cs/>
              </w:rPr>
            </w:rPrChange>
          </w:rPr>
          <w:delText>လှုံ့ဆော်ခြင်း၊ ပါဝင်</w:delText>
        </w:r>
        <w:r w:rsidR="009A721D" w:rsidRPr="00781569" w:rsidDel="007A5CB2">
          <w:rPr>
            <w:rFonts w:ascii="Pyidaungsu" w:hAnsi="Pyidaungsu" w:cs="Pyidaungsu" w:hint="cs"/>
            <w:sz w:val="24"/>
            <w:szCs w:val="24"/>
            <w:highlight w:val="yellow"/>
            <w:cs/>
            <w:rPrChange w:id="1577" w:author="ASUS" w:date="2026-10-15T08:33:00Z">
              <w:rPr>
                <w:rFonts w:ascii="Pyidaungsu" w:hAnsi="Pyidaungsu" w:cs="Pyidaungsu" w:hint="cs"/>
                <w:sz w:val="24"/>
                <w:szCs w:val="24"/>
                <w:cs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78" w:author="ASUS" w:date="2026-10-15T08:33:00Z">
              <w:rPr>
                <w:sz w:val="24"/>
                <w:szCs w:val="24"/>
                <w:cs/>
              </w:rPr>
            </w:rPrChange>
          </w:rPr>
          <w:delText>ပတ်သက်ခြင်းနှင့် ပူးပေါင်းဆောင်ရွက်ခြင်းများ မပြုလုပ်ရန်</w:delText>
        </w:r>
        <w:r w:rsidRPr="00781569" w:rsidDel="007A5CB2">
          <w:rPr>
            <w:rFonts w:ascii="Pyidaungsu" w:hAnsi="Pyidaungsu" w:cs="Pyidaungsu"/>
            <w:sz w:val="24"/>
            <w:szCs w:val="24"/>
            <w:highlight w:val="yellow"/>
            <w:rPrChange w:id="1579" w:author="ASUS" w:date="2026-10-15T08:33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  <w:r w:rsidRPr="00781569" w:rsidDel="007A5CB2">
          <w:rPr>
            <w:sz w:val="24"/>
            <w:szCs w:val="24"/>
            <w:highlight w:val="yellow"/>
            <w:cs/>
            <w:rPrChange w:id="1580" w:author="ASUS" w:date="2026-10-15T08:33:00Z">
              <w:rPr>
                <w:sz w:val="24"/>
                <w:szCs w:val="24"/>
                <w:cs/>
              </w:rPr>
            </w:rPrChange>
          </w:rPr>
          <w:delText xml:space="preserve">ချိုးဖောက်မှုအခြေအနေပေါ်မူတည်၍ </w:delText>
        </w:r>
        <w:r w:rsidRPr="00781569" w:rsidDel="007A5CB2">
          <w:rPr>
            <w:rFonts w:ascii="Pyidaungsu" w:hAnsi="Pyidaungsu" w:cs="Pyidaungsu"/>
            <w:sz w:val="24"/>
            <w:szCs w:val="24"/>
            <w:highlight w:val="yellow"/>
            <w:rPrChange w:id="1581" w:author="ASUS" w:date="2026-10-15T08:33:00Z">
              <w:rPr>
                <w:rFonts w:ascii="Pyidaungsu" w:hAnsi="Pyidaungsu" w:cs="Pyidaungsu"/>
                <w:sz w:val="24"/>
                <w:szCs w:val="24"/>
              </w:rPr>
            </w:rPrChange>
          </w:rPr>
          <w:delText>Warning</w:delText>
        </w:r>
        <w:r w:rsidRPr="00781569" w:rsidDel="007A5CB2">
          <w:rPr>
            <w:sz w:val="24"/>
            <w:szCs w:val="24"/>
            <w:highlight w:val="yellow"/>
            <w:cs/>
            <w:rPrChange w:id="1582" w:author="ASUS" w:date="2026-10-15T08:33:00Z">
              <w:rPr>
                <w:sz w:val="24"/>
                <w:szCs w:val="24"/>
                <w:cs/>
              </w:rPr>
            </w:rPrChange>
          </w:rPr>
          <w:delText xml:space="preserve">၊ </w:delText>
        </w:r>
        <w:r w:rsidRPr="00781569" w:rsidDel="007A5CB2">
          <w:rPr>
            <w:rFonts w:ascii="Pyidaungsu" w:hAnsi="Pyidaungsu" w:cs="Pyidaungsu"/>
            <w:sz w:val="24"/>
            <w:szCs w:val="24"/>
            <w:highlight w:val="yellow"/>
            <w:rPrChange w:id="1583" w:author="ASUS" w:date="2026-10-15T08:33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Suspension </w:delText>
        </w:r>
        <w:r w:rsidRPr="00781569" w:rsidDel="007A5CB2">
          <w:rPr>
            <w:sz w:val="24"/>
            <w:szCs w:val="24"/>
            <w:highlight w:val="yellow"/>
            <w:cs/>
            <w:rPrChange w:id="1584" w:author="ASUS" w:date="2026-10-15T08:33:00Z">
              <w:rPr>
                <w:sz w:val="24"/>
                <w:szCs w:val="24"/>
                <w:cs/>
              </w:rPr>
            </w:rPrChange>
          </w:rPr>
          <w:delText>သို့မဟုတ် အလုပ်မှ ချက်ချင်းရပ်စဲခြင်း အပါအဝင် အရေးယူမှုများ ပြုလုပ်နိုင်သည်။</w:delText>
        </w:r>
      </w:del>
    </w:p>
    <w:p w14:paraId="650EBD70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01866395" w14:textId="77777777" w:rsidR="00DE7234" w:rsidRPr="00DE7234" w:rsidRDefault="009A721D" w:rsidP="00DE7234">
      <w:pPr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၁၁။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ယာဉ်မောင်း အချိန်ပို (</w:t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OT) </w:t>
      </w:r>
      <w:r w:rsidR="00DE7234" w:rsidRPr="00DE7234">
        <w:rPr>
          <w:b/>
          <w:bCs/>
          <w:sz w:val="24"/>
          <w:szCs w:val="24"/>
          <w:cs/>
        </w:rPr>
        <w:t>တောင်းခံခြင်းဆိုင်ရာ စည်းမျဉ်းစည်းကမ်းများ</w:t>
      </w:r>
    </w:p>
    <w:p w14:paraId="1BA70234" w14:textId="77777777" w:rsidR="00DE7234" w:rsidRPr="00DE7234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အချိန်ပို (</w:t>
      </w:r>
      <w:r w:rsidRPr="00DE7234">
        <w:rPr>
          <w:rFonts w:ascii="Pyidaungsu" w:hAnsi="Pyidaungsu" w:cs="Pyidaungsu"/>
          <w:sz w:val="24"/>
          <w:szCs w:val="24"/>
        </w:rPr>
        <w:t xml:space="preserve">OT) </w:t>
      </w:r>
      <w:r w:rsidRPr="00DE7234">
        <w:rPr>
          <w:sz w:val="24"/>
          <w:szCs w:val="24"/>
          <w:cs/>
        </w:rPr>
        <w:t>တောင်းခံခြင်းနှင့် ပတ်သက်၍ ယာဉ်မောင်းသည် ထိုနေ့အတွက် မောင်းနှင်ကီလိုမီတာ ၄၀ (</w:t>
      </w:r>
      <w:r w:rsidRPr="00DE7234">
        <w:rPr>
          <w:rFonts w:ascii="Pyidaungsu" w:hAnsi="Pyidaungsu" w:cs="Pyidaungsu"/>
          <w:sz w:val="24"/>
          <w:szCs w:val="24"/>
        </w:rPr>
        <w:t xml:space="preserve">40 km) </w:t>
      </w:r>
      <w:r w:rsidRPr="00DE7234">
        <w:rPr>
          <w:sz w:val="24"/>
          <w:szCs w:val="24"/>
          <w:cs/>
        </w:rPr>
        <w:t>ကျော်လွန်ရပါမည်။ မောင်းနှင်သည့်အကွာအဝေး ကီလိုမီတာ ၄၀ အထက်ရှိမှသာ အချိန်ပို (</w:t>
      </w:r>
      <w:r w:rsidRPr="00DE7234">
        <w:rPr>
          <w:rFonts w:ascii="Pyidaungsu" w:hAnsi="Pyidaungsu" w:cs="Pyidaungsu"/>
          <w:sz w:val="24"/>
          <w:szCs w:val="24"/>
        </w:rPr>
        <w:t xml:space="preserve">OT) </w:t>
      </w:r>
      <w:r w:rsidRPr="00DE7234">
        <w:rPr>
          <w:sz w:val="24"/>
          <w:szCs w:val="24"/>
          <w:cs/>
        </w:rPr>
        <w:t>တောင်းခံမှုကို တရားဝင် ခွင့်ပြုပေးမည် ဖြစ်သည်။ ကီလိုမီတာ ၄၀ အောက် မောင်းနှင်ခြင်းအတွက် အချိန်ပို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ခံစားခွင့် (</w:t>
      </w:r>
      <w:r w:rsidRPr="00DE7234">
        <w:rPr>
          <w:rFonts w:ascii="Pyidaungsu" w:hAnsi="Pyidaungsu" w:cs="Pyidaungsu"/>
          <w:sz w:val="24"/>
          <w:szCs w:val="24"/>
        </w:rPr>
        <w:t xml:space="preserve">OT Allowance) </w:t>
      </w:r>
      <w:r w:rsidRPr="00DE7234">
        <w:rPr>
          <w:sz w:val="24"/>
          <w:szCs w:val="24"/>
          <w:cs/>
        </w:rPr>
        <w:t>ကို ထည့်သွင်းစဉ်းစားပေးမည် မဟုတ်ပါ။</w:t>
      </w:r>
    </w:p>
    <w:p w14:paraId="710C4BC5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7FC3C9D3" w14:textId="77777777" w:rsidR="00DE7234" w:rsidRPr="00DE7234" w:rsidRDefault="009A721D" w:rsidP="00DE7234">
      <w:pPr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၁၂။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ကုမ္ပဏီပုံရိပ်ထိန်းသိမ်းရေး</w:t>
      </w:r>
    </w:p>
    <w:p w14:paraId="152292A0" w14:textId="15938C9B" w:rsidR="00DE7234" w:rsidRPr="00DE7234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ယာဥ်မောင်းသည် အလုပ်ချိန်အတွင်း ကုမ္ပဏီ၏ ပုံရိပ်ကို ဆိုးရွားစွာ ထိခိုက်စေနိုင်သော လုပ်ဆောင်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မှုများကို မပြုလုပ်ရ။ ဥပမာ - အများပြည်သူအား နောက်ပြောင်ကျီစယ်ခြင်း (</w:t>
      </w:r>
      <w:r w:rsidRPr="00DE7234">
        <w:rPr>
          <w:rFonts w:ascii="Pyidaungsu" w:hAnsi="Pyidaungsu" w:cs="Pyidaungsu"/>
          <w:sz w:val="24"/>
          <w:szCs w:val="24"/>
        </w:rPr>
        <w:t xml:space="preserve">Prank </w:t>
      </w:r>
      <w:r w:rsidRPr="00DE7234">
        <w:rPr>
          <w:sz w:val="24"/>
          <w:szCs w:val="24"/>
          <w:cs/>
        </w:rPr>
        <w:t>ပြုလုပ်ခြင်း)၊ အများ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ပြည်သူနှင့်သက်ဆိုင်သောနေရာတွင် မလျော်ကန်သော အပြုအမူများ ပြုလုပ်ခြင်း ကုမ္ပဏီ၏ ဂုဏ်သိက္ခာကို ထိခိုက်စေနိုင်သောအပြုအမူအပြောအဆိုများ.. စသည်တို့ ဖြစ်သည်။ ချိုးဖောက်မှုအခြေအနေပေါ်မူတည်၍ </w:t>
      </w:r>
      <w:r w:rsidRPr="00DE7234">
        <w:rPr>
          <w:rFonts w:ascii="Pyidaungsu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 xml:space="preserve">သို့မဟုတ် </w:t>
      </w:r>
      <w:ins w:id="1585" w:author="ASUS" w:date="2026-10-15T15:56:00Z">
        <w:r w:rsidR="00577A3B">
          <w:rPr>
            <w:sz w:val="24"/>
            <w:szCs w:val="24"/>
          </w:rPr>
          <w:t>(</w:t>
        </w:r>
        <w:r w:rsidR="00577A3B" w:rsidRPr="00DE7234">
          <w:rPr>
            <w:sz w:val="24"/>
            <w:szCs w:val="24"/>
            <w:cs/>
          </w:rPr>
          <w:t>အလုပ်</w:t>
        </w:r>
        <w:r w:rsidR="00577A3B">
          <w:rPr>
            <w:sz w:val="24"/>
            <w:szCs w:val="24"/>
          </w:rPr>
          <w:t>/</w:t>
        </w:r>
        <w:r w:rsidR="00577A3B" w:rsidRPr="00425E63">
          <w:rPr>
            <w:rFonts w:ascii="Times New Roman" w:eastAsia="Times New Roman" w:hAnsi="Times New Roman"/>
            <w:cs/>
          </w:rPr>
          <w:t>စာချုပ်</w:t>
        </w:r>
        <w:r w:rsidR="00577A3B">
          <w:rPr>
            <w:rFonts w:ascii="Times New Roman" w:eastAsia="Times New Roman" w:hAnsi="Times New Roman"/>
          </w:rPr>
          <w:t>)</w:t>
        </w:r>
      </w:ins>
      <w:del w:id="1586" w:author="ASUS" w:date="2026-10-15T15:56:00Z">
        <w:r w:rsidRPr="00DE7234" w:rsidDel="00577A3B">
          <w:rPr>
            <w:sz w:val="24"/>
            <w:szCs w:val="24"/>
            <w:cs/>
          </w:rPr>
          <w:delText>အလုပ်မှ</w:delText>
        </w:r>
      </w:del>
      <w:r w:rsidRPr="00DE7234">
        <w:rPr>
          <w:sz w:val="24"/>
          <w:szCs w:val="24"/>
          <w:cs/>
        </w:rPr>
        <w:t xml:space="preserve"> ချက်ချင်းရပ်စဲခြင်း အပါအဝင် အရေးယူမှုများ ပြုလုပ်နိုင်သည်။</w:t>
      </w:r>
    </w:p>
    <w:p w14:paraId="6A5FB80C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75249FD7" w14:textId="77777777" w:rsidR="00DE7234" w:rsidRPr="00DE7234" w:rsidRDefault="009A721D" w:rsidP="00DE723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lastRenderedPageBreak/>
        <w:t>၁၃။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လာဘ်ပေးလာဘ်ယူမှု</w:t>
      </w:r>
    </w:p>
    <w:p w14:paraId="556A4608" w14:textId="77777777" w:rsidR="0068587B" w:rsidDel="007C7EBB" w:rsidRDefault="00DE7234" w:rsidP="009A721D">
      <w:pPr>
        <w:ind w:firstLine="720"/>
        <w:jc w:val="both"/>
        <w:rPr>
          <w:del w:id="1587" w:author="ASUS" w:date="2026-10-15T08:40:00Z"/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 xml:space="preserve">မိမိကိုယ်ကျိုးစီးပွားအတွက် ရုံးဝန်ထမ်းများအား တံစိုးလက်ဆောင်ပေးခြင်း၊ ငွေပေးခြင်း သို့မဟုတ် မျက်နှာသာပေးသည့် အပြုအမူများ ပြုလုပ်ခြင်းဖြင့် ချဉ်းကပ်ခြင်း မပြုရ။ ဤအချက်ကို ချိုးဖောက်ပါက </w:t>
      </w:r>
    </w:p>
    <w:p w14:paraId="4561609A" w14:textId="77777777" w:rsidR="0068587B" w:rsidDel="007C7EBB" w:rsidRDefault="0068587B" w:rsidP="0068587B">
      <w:pPr>
        <w:jc w:val="both"/>
        <w:rPr>
          <w:del w:id="1588" w:author="ASUS" w:date="2026-10-15T08:40:00Z"/>
          <w:rFonts w:ascii="Pyidaungsu" w:hAnsi="Pyidaungsu" w:cs="Pyidaungsu"/>
          <w:sz w:val="24"/>
          <w:szCs w:val="24"/>
        </w:rPr>
      </w:pPr>
    </w:p>
    <w:p w14:paraId="496CCD2F" w14:textId="77777777" w:rsidR="0068587B" w:rsidDel="007C7EBB" w:rsidRDefault="0068587B" w:rsidP="0068587B">
      <w:pPr>
        <w:jc w:val="both"/>
        <w:rPr>
          <w:del w:id="1589" w:author="ASUS" w:date="2026-10-15T08:40:00Z"/>
          <w:rFonts w:ascii="Pyidaungsu" w:hAnsi="Pyidaungsu" w:cs="Pyidaungsu"/>
          <w:sz w:val="24"/>
          <w:szCs w:val="24"/>
        </w:rPr>
      </w:pPr>
    </w:p>
    <w:p w14:paraId="1914E222" w14:textId="4DB5C2F3" w:rsidR="00DE7234" w:rsidRDefault="00DE7234" w:rsidP="007C7EBB">
      <w:pPr>
        <w:ind w:firstLine="720"/>
        <w:jc w:val="both"/>
        <w:rPr>
          <w:rFonts w:ascii="Pyidaungsu" w:hAnsi="Pyidaungsu" w:cs="Pyidaungsu"/>
          <w:sz w:val="24"/>
          <w:szCs w:val="24"/>
        </w:rPr>
        <w:pPrChange w:id="1590" w:author="ASUS" w:date="2026-10-15T08:40:00Z">
          <w:pPr>
            <w:jc w:val="both"/>
          </w:pPr>
        </w:pPrChange>
      </w:pPr>
      <w:r w:rsidRPr="00DE7234">
        <w:rPr>
          <w:sz w:val="24"/>
          <w:szCs w:val="24"/>
          <w:cs/>
        </w:rPr>
        <w:t xml:space="preserve">ချိုးဖောက်မှုအခြေအနေပေါ်မူတည်၍ </w:t>
      </w:r>
      <w:r w:rsidRPr="00DE7234">
        <w:rPr>
          <w:rFonts w:ascii="Pyidaungsu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  <w:ins w:id="1591" w:author="ASUS" w:date="2026-10-15T08:42:00Z">
        <w:r w:rsidR="007C7EBB" w:rsidRPr="007C7EBB">
          <w:t xml:space="preserve"> </w:t>
        </w:r>
        <w:r w:rsidR="007C7EBB" w:rsidRPr="007C7EBB">
          <w:rPr>
            <w:sz w:val="24"/>
            <w:szCs w:val="24"/>
          </w:rPr>
          <w:t xml:space="preserve">Fleet </w:t>
        </w:r>
        <w:r w:rsidR="007C7EBB" w:rsidRPr="007C7EBB">
          <w:rPr>
            <w:sz w:val="24"/>
            <w:szCs w:val="24"/>
            <w:cs/>
          </w:rPr>
          <w:t xml:space="preserve">ဝန်ထမ်းတစ်ဦးဦးက တရားမဝင် အပိုငွေ သို့မဟုတ် လာဘ်ငွေ တောင်းခံပါက ယာဉ်မောင်းသည် </w:t>
        </w:r>
        <w:r w:rsidR="007C7EBB" w:rsidRPr="007C7EBB">
          <w:rPr>
            <w:sz w:val="24"/>
            <w:szCs w:val="24"/>
          </w:rPr>
          <w:t xml:space="preserve">Fleet Manager </w:t>
        </w:r>
        <w:r w:rsidR="007C7EBB" w:rsidRPr="007C7EBB">
          <w:rPr>
            <w:sz w:val="24"/>
            <w:szCs w:val="24"/>
            <w:cs/>
          </w:rPr>
          <w:t>ထံသို့ လျှို့ဝှက်စွာ တိုင်ကြားနိုင်သည်။</w:t>
        </w:r>
      </w:ins>
    </w:p>
    <w:p w14:paraId="513402E6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3601582" w14:textId="50BAC1A8" w:rsidR="009A721D" w:rsidRDefault="009A721D" w:rsidP="009A721D">
      <w:pPr>
        <w:ind w:firstLine="720"/>
        <w:jc w:val="both"/>
        <w:rPr>
          <w:ins w:id="1592" w:author="ASUS" w:date="2026-10-15T16:00:00Z"/>
          <w:sz w:val="24"/>
          <w:szCs w:val="24"/>
        </w:rPr>
      </w:pPr>
      <w:r>
        <w:rPr>
          <w:rFonts w:hint="cs"/>
          <w:sz w:val="24"/>
          <w:szCs w:val="24"/>
          <w:cs/>
        </w:rPr>
        <w:t>အထက်ပါ စည်းကမ်းချက်များအား သိရှိနားလည်ပြီး လိုက်နာဆောင်ရွက်ပါမည်ဟု ဝန်ခံကတိပြု လက်မှတ် ရေးထိုးပါသည်။</w:t>
      </w:r>
    </w:p>
    <w:p w14:paraId="27A43C73" w14:textId="62AFC943" w:rsidR="00577A3B" w:rsidRDefault="00577A3B" w:rsidP="009A721D">
      <w:pPr>
        <w:ind w:firstLine="720"/>
        <w:jc w:val="both"/>
        <w:rPr>
          <w:ins w:id="1593" w:author="ASUS" w:date="2026-10-15T16:00:00Z"/>
          <w:sz w:val="24"/>
          <w:szCs w:val="24"/>
        </w:rPr>
      </w:pPr>
    </w:p>
    <w:p w14:paraId="0CC9061B" w14:textId="16FBE977" w:rsidR="00577A3B" w:rsidRDefault="00577A3B" w:rsidP="009A721D">
      <w:pPr>
        <w:ind w:firstLine="720"/>
        <w:jc w:val="both"/>
        <w:rPr>
          <w:ins w:id="1594" w:author="ASUS" w:date="2026-10-15T16:00:00Z"/>
          <w:sz w:val="24"/>
          <w:szCs w:val="24"/>
        </w:rPr>
      </w:pPr>
    </w:p>
    <w:p w14:paraId="593841C9" w14:textId="5E40A7C4" w:rsidR="00577A3B" w:rsidRDefault="00577A3B" w:rsidP="009A721D">
      <w:pPr>
        <w:ind w:firstLine="720"/>
        <w:jc w:val="both"/>
        <w:rPr>
          <w:ins w:id="1595" w:author="ASUS" w:date="2026-10-15T16:00:00Z"/>
          <w:sz w:val="24"/>
          <w:szCs w:val="24"/>
        </w:rPr>
      </w:pPr>
    </w:p>
    <w:p w14:paraId="7170EBAF" w14:textId="77777777" w:rsidR="00577A3B" w:rsidRDefault="00577A3B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163D30D" w14:textId="77777777" w:rsidR="0068587B" w:rsidDel="00577A3B" w:rsidRDefault="0068587B" w:rsidP="009A721D">
      <w:pPr>
        <w:ind w:firstLine="720"/>
        <w:jc w:val="both"/>
        <w:rPr>
          <w:del w:id="1596" w:author="ASUS" w:date="2026-10-15T15:59:00Z"/>
          <w:rFonts w:ascii="Pyidaungsu" w:hAnsi="Pyidaungsu" w:cs="Pyidaungsu"/>
          <w:sz w:val="24"/>
          <w:szCs w:val="24"/>
        </w:rPr>
      </w:pPr>
    </w:p>
    <w:p w14:paraId="282601E8" w14:textId="77777777" w:rsidR="009A721D" w:rsidDel="00577A3B" w:rsidRDefault="009A721D" w:rsidP="009A721D">
      <w:pPr>
        <w:ind w:firstLine="720"/>
        <w:jc w:val="both"/>
        <w:rPr>
          <w:del w:id="1597" w:author="ASUS" w:date="2026-10-15T15:59:00Z"/>
          <w:rFonts w:ascii="Pyidaungsu" w:hAnsi="Pyidaungsu" w:cs="Pyidaungsu"/>
          <w:sz w:val="24"/>
          <w:szCs w:val="24"/>
        </w:rPr>
      </w:pPr>
    </w:p>
    <w:p w14:paraId="5523E76A" w14:textId="77777777" w:rsidR="009A721D" w:rsidRDefault="009A721D" w:rsidP="00577A3B">
      <w:pPr>
        <w:jc w:val="both"/>
        <w:rPr>
          <w:rFonts w:ascii="Pyidaungsu" w:hAnsi="Pyidaungsu" w:cs="Pyidaungsu"/>
          <w:sz w:val="24"/>
          <w:szCs w:val="24"/>
        </w:rPr>
        <w:pPrChange w:id="1598" w:author="ASUS" w:date="2026-10-15T15:59:00Z">
          <w:pPr>
            <w:ind w:firstLine="720"/>
            <w:jc w:val="both"/>
          </w:pPr>
        </w:pPrChange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del w:id="1599" w:author="ASUS" w:date="2026-10-15T15:59:00Z"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</w:del>
      <w:r>
        <w:rPr>
          <w:rFonts w:hint="cs"/>
          <w:sz w:val="24"/>
          <w:szCs w:val="24"/>
          <w:cs/>
        </w:rPr>
        <w:t>ယာဥ်မောင်း</w:t>
      </w:r>
    </w:p>
    <w:p w14:paraId="5D71A7F2" w14:textId="360B188B" w:rsidR="009A721D" w:rsidDel="00577A3B" w:rsidRDefault="00577A3B" w:rsidP="009A721D">
      <w:pPr>
        <w:ind w:firstLine="720"/>
        <w:jc w:val="both"/>
        <w:rPr>
          <w:del w:id="1600" w:author="ASUS" w:date="2026-10-15T15:59:00Z"/>
          <w:rFonts w:ascii="Pyidaungsu" w:hAnsi="Pyidaungsu" w:cs="Pyidaungsu"/>
          <w:sz w:val="24"/>
          <w:szCs w:val="24"/>
        </w:rPr>
      </w:pPr>
      <w:ins w:id="1601" w:author="ASUS" w:date="2026-10-15T15:59:00Z">
        <w:r>
          <w:rPr>
            <w:rFonts w:ascii="Pyidaungsu" w:hAnsi="Pyidaungsu" w:cs="Pyidaungsu"/>
            <w:sz w:val="24"/>
            <w:szCs w:val="24"/>
          </w:rPr>
          <w:t xml:space="preserve">                                                                                        </w:t>
        </w:r>
      </w:ins>
    </w:p>
    <w:p w14:paraId="6C44D1F8" w14:textId="62B96B94" w:rsidR="009A721D" w:rsidRDefault="009A721D" w:rsidP="00577A3B">
      <w:pPr>
        <w:jc w:val="both"/>
        <w:rPr>
          <w:rFonts w:ascii="Pyidaungsu" w:hAnsi="Pyidaungsu" w:cs="Pyidaungsu"/>
          <w:sz w:val="24"/>
          <w:szCs w:val="24"/>
        </w:rPr>
        <w:pPrChange w:id="1602" w:author="ASUS" w:date="2026-10-15T15:59:00Z">
          <w:pPr>
            <w:ind w:firstLine="720"/>
            <w:jc w:val="both"/>
          </w:pPr>
        </w:pPrChange>
      </w:pPr>
      <w:del w:id="1603" w:author="ASUS" w:date="2026-10-15T15:59:00Z"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  <w:r w:rsidDel="00577A3B">
          <w:rPr>
            <w:rFonts w:ascii="Pyidaungsu" w:hAnsi="Pyidaungsu" w:cs="Pyidaungsu"/>
            <w:sz w:val="24"/>
            <w:szCs w:val="24"/>
            <w:cs/>
          </w:rPr>
          <w:tab/>
        </w:r>
      </w:del>
      <w:r>
        <w:rPr>
          <w:rFonts w:hint="cs"/>
          <w:sz w:val="24"/>
          <w:szCs w:val="24"/>
          <w:cs/>
        </w:rPr>
        <w:t>လက်မှတ်---------------------------</w:t>
      </w:r>
      <w:del w:id="1604" w:author="ASUS" w:date="2026-10-15T15:59:00Z">
        <w:r w:rsidDel="00577A3B">
          <w:rPr>
            <w:rFonts w:hint="cs"/>
            <w:sz w:val="24"/>
            <w:szCs w:val="24"/>
            <w:cs/>
          </w:rPr>
          <w:delText>-----------</w:delText>
        </w:r>
      </w:del>
    </w:p>
    <w:p w14:paraId="2737F5E1" w14:textId="7E60F9DC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အမည်------------------------------</w:t>
      </w:r>
      <w:del w:id="1605" w:author="ASUS" w:date="2026-10-15T15:59:00Z">
        <w:r w:rsidDel="00577A3B">
          <w:rPr>
            <w:rFonts w:hint="cs"/>
            <w:sz w:val="24"/>
            <w:szCs w:val="24"/>
            <w:cs/>
          </w:rPr>
          <w:delText>------------</w:delText>
        </w:r>
      </w:del>
    </w:p>
    <w:p w14:paraId="28E08A0A" w14:textId="695E58BE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မှတ်ပုံတင်အမှတ်--------------------</w:t>
      </w:r>
      <w:del w:id="1606" w:author="ASUS" w:date="2026-10-15T15:59:00Z">
        <w:r w:rsidDel="00577A3B">
          <w:rPr>
            <w:rFonts w:hint="cs"/>
            <w:sz w:val="24"/>
            <w:szCs w:val="24"/>
            <w:cs/>
          </w:rPr>
          <w:delText>----------</w:delText>
        </w:r>
      </w:del>
    </w:p>
    <w:p w14:paraId="491C582E" w14:textId="637F598C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နေရပ်လိပ်စာ------------------------</w:t>
      </w:r>
      <w:del w:id="1607" w:author="ASUS" w:date="2026-10-15T15:59:00Z">
        <w:r w:rsidDel="00577A3B">
          <w:rPr>
            <w:rFonts w:hint="cs"/>
            <w:sz w:val="24"/>
            <w:szCs w:val="24"/>
            <w:cs/>
          </w:rPr>
          <w:delText>-----------</w:delText>
        </w:r>
      </w:del>
    </w:p>
    <w:p w14:paraId="5F6FBF8A" w14:textId="279B389C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 w:hint="cs"/>
          <w:sz w:val="24"/>
          <w:szCs w:val="24"/>
          <w:cs/>
        </w:rPr>
        <w:t>-----------------------------------------------</w:t>
      </w:r>
      <w:del w:id="1608" w:author="ASUS" w:date="2026-10-15T15:59:00Z">
        <w:r w:rsidDel="00577A3B">
          <w:rPr>
            <w:rFonts w:ascii="Pyidaungsu" w:hAnsi="Pyidaungsu" w:cs="Pyidaungsu" w:hint="cs"/>
            <w:sz w:val="24"/>
            <w:szCs w:val="24"/>
            <w:cs/>
          </w:rPr>
          <w:delText>----</w:delText>
        </w:r>
      </w:del>
    </w:p>
    <w:p w14:paraId="5D140160" w14:textId="08D78FF8" w:rsidR="009A721D" w:rsidRPr="00DE7234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ဖုန်းနံပါတ်---------------------------</w:t>
      </w:r>
      <w:del w:id="1609" w:author="ASUS" w:date="2026-10-15T15:59:00Z">
        <w:r w:rsidDel="00577A3B">
          <w:rPr>
            <w:rFonts w:hint="cs"/>
            <w:sz w:val="24"/>
            <w:szCs w:val="24"/>
            <w:cs/>
          </w:rPr>
          <w:delText>------------</w:delText>
        </w:r>
      </w:del>
    </w:p>
    <w:p w14:paraId="63859D75" w14:textId="77777777" w:rsidR="00206F70" w:rsidRPr="00B41F81" w:rsidRDefault="00206F70" w:rsidP="00206F70">
      <w:pPr>
        <w:rPr>
          <w:rFonts w:ascii="Pyidaungsu" w:hAnsi="Pyidaungsu" w:cs="Pyidaungsu"/>
          <w:sz w:val="24"/>
          <w:szCs w:val="24"/>
        </w:rPr>
      </w:pPr>
    </w:p>
    <w:p w14:paraId="17F68CB0" w14:textId="77777777" w:rsidR="00E75B51" w:rsidRPr="00206F70" w:rsidRDefault="00E75B51" w:rsidP="00206F70"/>
    <w:sectPr w:rsidR="00E75B51" w:rsidRPr="00206F70" w:rsidSect="00F14050">
      <w:headerReference w:type="default" r:id="rId10"/>
      <w:footerReference w:type="default" r:id="rId11"/>
      <w:pgSz w:w="11906" w:h="16838" w:code="9"/>
      <w:pgMar w:top="1440" w:right="1152" w:bottom="720" w:left="1440" w:header="0" w:footer="0" w:gutter="0"/>
      <w:pgNumType w:start="1"/>
      <w:cols w:space="720"/>
      <w:docGrid w:linePitch="299"/>
      <w:sectPrChange w:id="1618" w:author="ASUS" w:date="2026-10-15T14:46:00Z">
        <w:sectPr w:rsidR="00E75B51" w:rsidRPr="00206F70" w:rsidSect="00F14050">
          <w:pgSz w:w="12240" w:h="15840" w:code="0"/>
          <w:pgMar w:top="1440" w:right="1152" w:bottom="720" w:left="1440" w:header="0" w:footer="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70" w:author="Frontiiir" w:date="2026-10-08T15:19:00Z" w:initials="F">
    <w:p w14:paraId="257B0269" w14:textId="1CAB1FF7" w:rsidR="001B05B6" w:rsidRDefault="001B05B6">
      <w:pPr>
        <w:pStyle w:val="CommentText"/>
      </w:pPr>
      <w:r>
        <w:rPr>
          <w:rStyle w:val="CommentReference"/>
        </w:rPr>
        <w:annotationRef/>
      </w:r>
      <w:r w:rsidRPr="00832195">
        <w:rPr>
          <w:highlight w:val="yellow"/>
        </w:rPr>
        <w:t xml:space="preserve">Please </w:t>
      </w:r>
      <w:r>
        <w:rPr>
          <w:highlight w:val="yellow"/>
        </w:rPr>
        <w:t>con</w:t>
      </w:r>
      <w:r w:rsidRPr="00832195">
        <w:rPr>
          <w:highlight w:val="yellow"/>
        </w:rPr>
        <w:t>firm</w:t>
      </w:r>
      <w:r>
        <w:rPr>
          <w:highlight w:val="yellow"/>
        </w:rPr>
        <w:t xml:space="preserve"> </w:t>
      </w:r>
      <w:r w:rsidRPr="001B78D5">
        <w:rPr>
          <w:highlight w:val="yellow"/>
        </w:rPr>
        <w:t>to OU</w:t>
      </w:r>
      <w:r>
        <w:t>.</w:t>
      </w:r>
    </w:p>
  </w:comment>
  <w:comment w:id="310" w:author="Frontiiir" w:date="2026-10-08T15:20:00Z" w:initials="F">
    <w:p w14:paraId="7DEC323F" w14:textId="01F01ED3" w:rsidR="001B05B6" w:rsidRDefault="001B05B6">
      <w:pPr>
        <w:pStyle w:val="CommentText"/>
      </w:pPr>
      <w:r w:rsidRPr="00187D07">
        <w:rPr>
          <w:rStyle w:val="CommentReference"/>
          <w:highlight w:val="yellow"/>
        </w:rPr>
        <w:annotationRef/>
      </w:r>
      <w:r w:rsidRPr="00187D07">
        <w:rPr>
          <w:highlight w:val="yellow"/>
        </w:rPr>
        <w:t>Please confirm</w:t>
      </w:r>
      <w:r>
        <w:rPr>
          <w:highlight w:val="yellow"/>
        </w:rPr>
        <w:t xml:space="preserve"> to OU</w:t>
      </w:r>
      <w:r w:rsidRPr="00187D07">
        <w:rPr>
          <w:highlight w:val="yellow"/>
        </w:rPr>
        <w:t>.</w:t>
      </w:r>
    </w:p>
  </w:comment>
  <w:comment w:id="364" w:author="Frontiiir" w:date="2026-10-08T15:20:00Z" w:initials="F">
    <w:p w14:paraId="43862E6C" w14:textId="77777777" w:rsidR="001E4CF7" w:rsidRDefault="001E4CF7" w:rsidP="001E4CF7">
      <w:pPr>
        <w:pStyle w:val="CommentText"/>
      </w:pPr>
      <w:r w:rsidRPr="00187D07">
        <w:rPr>
          <w:rStyle w:val="CommentReference"/>
          <w:highlight w:val="yellow"/>
        </w:rPr>
        <w:annotationRef/>
      </w:r>
      <w:r w:rsidRPr="00187D07">
        <w:rPr>
          <w:highlight w:val="yellow"/>
        </w:rPr>
        <w:t>Please confirm</w:t>
      </w:r>
      <w:r>
        <w:rPr>
          <w:highlight w:val="yellow"/>
        </w:rPr>
        <w:t xml:space="preserve"> to OU</w:t>
      </w:r>
      <w:r w:rsidRPr="00187D07">
        <w:rPr>
          <w:highlight w:val="yellow"/>
        </w:rPr>
        <w:t>.</w:t>
      </w:r>
    </w:p>
  </w:comment>
  <w:comment w:id="418" w:author="Frontiiir" w:date="2026-10-08T15:20:00Z" w:initials="F">
    <w:p w14:paraId="06B61316" w14:textId="77777777" w:rsidR="001E4CF7" w:rsidRDefault="001E4CF7" w:rsidP="001E4CF7">
      <w:pPr>
        <w:pStyle w:val="CommentText"/>
      </w:pPr>
      <w:r w:rsidRPr="00187D07">
        <w:rPr>
          <w:rStyle w:val="CommentReference"/>
          <w:highlight w:val="yellow"/>
        </w:rPr>
        <w:annotationRef/>
      </w:r>
      <w:r w:rsidRPr="00187D07">
        <w:rPr>
          <w:highlight w:val="yellow"/>
        </w:rPr>
        <w:t>Please confirm</w:t>
      </w:r>
      <w:r>
        <w:rPr>
          <w:highlight w:val="yellow"/>
        </w:rPr>
        <w:t xml:space="preserve"> to OU</w:t>
      </w:r>
      <w:r w:rsidRPr="00187D07">
        <w:rPr>
          <w:highlight w:val="yellow"/>
        </w:rPr>
        <w:t>.</w:t>
      </w:r>
    </w:p>
  </w:comment>
  <w:comment w:id="495" w:author="Frontiiir" w:date="2026-10-08T15:37:00Z" w:initials="F">
    <w:p w14:paraId="73DB2924" w14:textId="67424F22" w:rsidR="001B05B6" w:rsidRDefault="001B05B6">
      <w:pPr>
        <w:pStyle w:val="CommentText"/>
      </w:pPr>
      <w:r w:rsidRPr="001B78D5">
        <w:rPr>
          <w:rStyle w:val="CommentReference"/>
          <w:highlight w:val="yellow"/>
        </w:rPr>
        <w:annotationRef/>
      </w:r>
      <w:r w:rsidRPr="001B78D5">
        <w:rPr>
          <w:highlight w:val="yellow"/>
        </w:rPr>
        <w:t>Please Confirm to OU</w:t>
      </w:r>
    </w:p>
  </w:comment>
  <w:comment w:id="721" w:author="Frontiiir" w:date="2026-10-08T15:37:00Z" w:initials="F">
    <w:p w14:paraId="6BFF6E17" w14:textId="115EC770" w:rsidR="001B05B6" w:rsidRPr="00685870" w:rsidRDefault="001B05B6" w:rsidP="00685870">
      <w:pPr>
        <w:pStyle w:val="x1ghz6dp"/>
        <w:shd w:val="clear" w:color="auto" w:fill="FCFCFC"/>
        <w:spacing w:after="0" w:afterAutospacing="0"/>
        <w:rPr>
          <w:rFonts w:ascii="Segoe UI" w:hAnsi="Segoe UI" w:cs="Segoe UI"/>
          <w:color w:val="0D0D0D"/>
        </w:rPr>
      </w:pPr>
      <w:r>
        <w:rPr>
          <w:rStyle w:val="CommentReference"/>
        </w:rPr>
        <w:annotationRef/>
      </w:r>
      <w:r w:rsidRPr="00B74499">
        <w:rPr>
          <w:rFonts w:ascii="Segoe UI" w:hAnsi="Segoe UI" w:cs="Myanmar Text"/>
          <w:color w:val="0D0D0D"/>
          <w:highlight w:val="yellow"/>
          <w:cs/>
        </w:rPr>
        <w:t>တစ်ရက်လျှင် ကီလိုမီတာ ၄၀ ဟု သတ်မှတ်ထားသော်လည်း တစ်လလျှင် ကီလိုမီတာ ၁</w:t>
      </w:r>
      <w:r w:rsidRPr="00B74499">
        <w:rPr>
          <w:rFonts w:ascii="Segoe UI" w:hAnsi="Segoe UI" w:cs="Segoe UI"/>
          <w:color w:val="0D0D0D"/>
          <w:highlight w:val="yellow"/>
        </w:rPr>
        <w:t>,</w:t>
      </w:r>
      <w:r w:rsidRPr="00B74499">
        <w:rPr>
          <w:rFonts w:ascii="Segoe UI" w:hAnsi="Segoe UI" w:cs="Myanmar Text"/>
          <w:color w:val="0D0D0D"/>
          <w:highlight w:val="yellow"/>
          <w:cs/>
        </w:rPr>
        <w:t>၂၀၀ မှ ၁</w:t>
      </w:r>
      <w:r w:rsidRPr="00B74499">
        <w:rPr>
          <w:rFonts w:ascii="Segoe UI" w:hAnsi="Segoe UI" w:cs="Segoe UI"/>
          <w:color w:val="0D0D0D"/>
          <w:highlight w:val="yellow"/>
        </w:rPr>
        <w:t>,</w:t>
      </w:r>
      <w:r w:rsidRPr="00B74499">
        <w:rPr>
          <w:rFonts w:ascii="Segoe UI" w:hAnsi="Segoe UI" w:cs="Myanmar Text"/>
          <w:color w:val="0D0D0D"/>
          <w:highlight w:val="yellow"/>
          <w:cs/>
        </w:rPr>
        <w:t>၇၀၀ ဟု ဖော်ပြထားခြင်းသည် အလုပ်ဆင်းရက် ၂၂ ရက်နှင့် တိုက်ရိုက်မကိုက်ညီနိုင်ပါ။ လစဉ်ခရီးအကွာအဝေး၊ လောင်စာဆီကန့်သတ်ချက်နှင့် သတ်မှတ်ပမာဏကျော်လွန်ပါက ကုန်ကျစရိတ်ကို မည်သူပေးချေမည်ဆိုသည်ကို အတည်ပြုသင့်ပါသည်။</w:t>
      </w:r>
    </w:p>
    <w:p w14:paraId="412F499D" w14:textId="77777777" w:rsidR="001B05B6" w:rsidRPr="00685870" w:rsidRDefault="001B05B6" w:rsidP="006858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5E2BCCA" w14:textId="4E27E892" w:rsidR="001B05B6" w:rsidRPr="00685870" w:rsidRDefault="001B05B6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7B0269" w15:done="0"/>
  <w15:commentEx w15:paraId="7DEC323F" w15:done="0"/>
  <w15:commentEx w15:paraId="43862E6C" w15:done="0"/>
  <w15:commentEx w15:paraId="06B61316" w15:done="0"/>
  <w15:commentEx w15:paraId="73DB2924" w15:done="0"/>
  <w15:commentEx w15:paraId="75E2BC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7B0269" w16cid:durableId="2E732B60"/>
  <w16cid:commentId w16cid:paraId="7DEC323F" w16cid:durableId="2E732B61"/>
  <w16cid:commentId w16cid:paraId="73DB2924" w16cid:durableId="2E732B62"/>
  <w16cid:commentId w16cid:paraId="75E2BCCA" w16cid:durableId="2E732B6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56275A" w14:textId="77777777" w:rsidR="000F5B9E" w:rsidRDefault="000F5B9E" w:rsidP="00A52FE1">
      <w:pPr>
        <w:spacing w:line="240" w:lineRule="auto"/>
      </w:pPr>
      <w:r>
        <w:separator/>
      </w:r>
    </w:p>
  </w:endnote>
  <w:endnote w:type="continuationSeparator" w:id="0">
    <w:p w14:paraId="137C06BD" w14:textId="77777777" w:rsidR="000F5B9E" w:rsidRDefault="000F5B9E" w:rsidP="00A52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1" w:fontKey="{ADA58F4B-D037-474B-AB37-43B4ED31D001}"/>
    <w:embedBold r:id="rId2" w:fontKey="{7277576A-BFA9-45DA-BDB7-DAA1EAFB1775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141441-4C3E-4B8F-9C89-5F103349BD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F593C8B1-58E9-42A2-B4E5-749D149A7F81}"/>
    <w:embedBold r:id="rId5" w:fontKey="{E8451D14-C5B9-4A09-A766-D52A815BCFE4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  <w:embedRegular r:id="rId6" w:fontKey="{4B208844-4B70-4DC6-ADFC-B18398377768}"/>
  </w:font>
  <w:font w:name="Pyidaungsu">
    <w:altName w:val="Myanmar Text"/>
    <w:panose1 w:val="020B0502040204020203"/>
    <w:charset w:val="00"/>
    <w:family w:val="swiss"/>
    <w:pitch w:val="variable"/>
    <w:sig w:usb0="00000003" w:usb1="10000000" w:usb2="00000400" w:usb3="00000000" w:csb0="00000001" w:csb1="00000000"/>
    <w:embedRegular r:id="rId7" w:fontKey="{A3CA4905-87E0-4600-93C4-C91C9E3AA82A}"/>
    <w:embedBold r:id="rId8" w:fontKey="{7D71E9CB-C72B-4C6D-B1B5-A894C76F021C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9" w:fontKey="{8722A27E-9F42-4CB2-B0DD-DC473CE6303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76ACA" w14:textId="05243602" w:rsidR="001B05B6" w:rsidDel="001E4CF7" w:rsidRDefault="001B05B6" w:rsidP="00FD17A9">
    <w:pPr>
      <w:pStyle w:val="Footer"/>
      <w:jc w:val="both"/>
      <w:rPr>
        <w:del w:id="1613" w:author="ASUS" w:date="2026-10-15T14:52:00Z"/>
        <w:rFonts w:ascii="Pyidaungsu" w:hAnsi="Pyidaungsu" w:cs="Pyidaungsu"/>
        <w:b/>
        <w:bCs/>
        <w:sz w:val="16"/>
        <w:szCs w:val="16"/>
      </w:rPr>
    </w:pPr>
    <w:del w:id="1614" w:author="ASUS" w:date="2026-10-15T14:52:00Z">
      <w:r w:rsidRPr="00FD17A9" w:rsidDel="001E4CF7">
        <w:rPr>
          <w:rFonts w:ascii="Pyidaungsu" w:hAnsi="Pyidaungsu" w:cs="Pyidaungsu"/>
          <w:sz w:val="20"/>
          <w:szCs w:val="20"/>
        </w:rPr>
        <w:delText xml:space="preserve">                                                                     </w:delText>
      </w:r>
      <w:r w:rsidDel="001E4CF7">
        <w:rPr>
          <w:rFonts w:ascii="Pyidaungsu" w:hAnsi="Pyidaungsu" w:cs="Pyidaungsu"/>
          <w:sz w:val="20"/>
          <w:szCs w:val="20"/>
        </w:rPr>
        <w:delText xml:space="preserve">                         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  <w:cs/>
        </w:rPr>
        <w:delText>အငှားချထားသူ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</w:rPr>
        <w:delText xml:space="preserve"> </w:delText>
      </w:r>
      <w:r w:rsidRPr="00FD17A9" w:rsidDel="001E4CF7">
        <w:rPr>
          <w:rFonts w:ascii="Pyidaungsu" w:hAnsi="Pyidaungsu" w:cs="Pyidaungsu"/>
          <w:b/>
          <w:bCs/>
          <w:sz w:val="16"/>
          <w:szCs w:val="16"/>
        </w:rPr>
        <w:delText>---------------------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</w:rPr>
        <w:delText xml:space="preserve">  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  <w:cs/>
        </w:rPr>
        <w:delText>၊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</w:rPr>
        <w:delText xml:space="preserve">  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  <w:cs/>
        </w:rPr>
        <w:delText>အငှားယူသူ</w:delText>
      </w:r>
      <w:r w:rsidRPr="00FD17A9" w:rsidDel="001E4CF7">
        <w:rPr>
          <w:rFonts w:ascii="Pyidaungsu" w:hAnsi="Pyidaungsu" w:cs="Pyidaungsu"/>
          <w:b/>
          <w:bCs/>
          <w:sz w:val="20"/>
          <w:szCs w:val="20"/>
        </w:rPr>
        <w:delText xml:space="preserve"> </w:delText>
      </w:r>
      <w:r w:rsidRPr="00FD17A9" w:rsidDel="001E4CF7">
        <w:rPr>
          <w:rFonts w:ascii="Pyidaungsu" w:hAnsi="Pyidaungsu" w:cs="Pyidaungsu"/>
          <w:b/>
          <w:bCs/>
          <w:sz w:val="16"/>
          <w:szCs w:val="16"/>
        </w:rPr>
        <w:delText>---------------------</w:delText>
      </w:r>
    </w:del>
  </w:p>
  <w:p w14:paraId="6C88BFB7" w14:textId="59389702" w:rsidR="001B05B6" w:rsidRPr="00C43E65" w:rsidDel="001E4CF7" w:rsidRDefault="001B05B6" w:rsidP="00FD17A9">
    <w:pPr>
      <w:pStyle w:val="Footer"/>
      <w:jc w:val="both"/>
      <w:rPr>
        <w:del w:id="1615" w:author="ASUS" w:date="2026-10-15T14:52:00Z"/>
        <w:rFonts w:ascii="Pyidaungsu" w:hAnsi="Pyidaungsu" w:cs="Pyidaungsu"/>
        <w:sz w:val="16"/>
        <w:szCs w:val="16"/>
      </w:rPr>
    </w:pPr>
  </w:p>
  <w:p w14:paraId="552FC4BE" w14:textId="78FDE850" w:rsidR="001B05B6" w:rsidRPr="00FD17A9" w:rsidRDefault="001B05B6" w:rsidP="00FD17A9">
    <w:pPr>
      <w:spacing w:line="216" w:lineRule="auto"/>
      <w:rPr>
        <w:rFonts w:ascii="Times New Roman" w:eastAsia="Times New Roman" w:hAnsi="Times New Roman" w:cs="Times New Roman"/>
        <w:sz w:val="18"/>
        <w:szCs w:val="18"/>
      </w:rPr>
    </w:pPr>
    <w:r w:rsidRPr="00FD17A9">
      <w:rPr>
        <w:rFonts w:ascii="Times New Roman" w:eastAsia="Times New Roman" w:hAnsi="Times New Roman" w:cs="Times New Roman"/>
        <w:sz w:val="18"/>
        <w:szCs w:val="18"/>
      </w:rPr>
      <w:t xml:space="preserve">                    </w:t>
    </w:r>
    <w:r>
      <w:rPr>
        <w:rFonts w:ascii="Times New Roman" w:eastAsia="Times New Roman" w:hAnsi="Times New Roman" w:cs="Times New Roman"/>
        <w:sz w:val="18"/>
        <w:szCs w:val="18"/>
      </w:rPr>
      <w:t xml:space="preserve">            </w:t>
    </w:r>
    <w:ins w:id="1616" w:author="ASUS" w:date="2026-10-15T14:52:00Z">
      <w:r w:rsidR="001E4CF7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</w:ins>
    <w:del w:id="1617" w:author="ASUS" w:date="2026-10-15T14:52:00Z">
      <w:r w:rsidDel="001E4CF7">
        <w:rPr>
          <w:rFonts w:ascii="Times New Roman" w:eastAsia="Times New Roman" w:hAnsi="Times New Roman" w:cs="Times New Roman"/>
          <w:sz w:val="18"/>
          <w:szCs w:val="18"/>
        </w:rPr>
        <w:delText xml:space="preserve">  </w:delText>
      </w:r>
    </w:del>
    <w:r>
      <w:rPr>
        <w:rFonts w:ascii="Times New Roman" w:eastAsia="Times New Roman" w:hAnsi="Times New Roman" w:cs="Times New Roman"/>
        <w:sz w:val="18"/>
        <w:szCs w:val="18"/>
      </w:rPr>
      <w:t xml:space="preserve"> </w:t>
    </w:r>
    <w:r w:rsidRPr="00FD17A9">
      <w:rPr>
        <w:rFonts w:ascii="Times New Roman" w:eastAsia="Times New Roman" w:hAnsi="Times New Roman" w:cs="Times New Roman"/>
        <w:sz w:val="18"/>
        <w:szCs w:val="18"/>
      </w:rPr>
      <w:t xml:space="preserve">No.33, Pyay Road, (5) Quarter, Mayangone Township, Yangon, Myanmar. </w:t>
    </w:r>
  </w:p>
  <w:p w14:paraId="249B9134" w14:textId="77777777" w:rsidR="001B05B6" w:rsidRPr="00FD17A9" w:rsidRDefault="001B05B6" w:rsidP="00FD17A9">
    <w:pPr>
      <w:widowControl w:val="0"/>
      <w:pBdr>
        <w:top w:val="nil"/>
        <w:left w:val="nil"/>
        <w:bottom w:val="nil"/>
        <w:right w:val="nil"/>
        <w:between w:val="nil"/>
      </w:pBdr>
      <w:spacing w:before="144" w:line="216" w:lineRule="auto"/>
      <w:ind w:right="2188"/>
      <w:rPr>
        <w:rFonts w:ascii="Times New Roman" w:eastAsia="Times New Roman" w:hAnsi="Times New Roman" w:cs="Times New Roman"/>
        <w:sz w:val="18"/>
        <w:szCs w:val="18"/>
      </w:rPr>
    </w:pPr>
    <w:r w:rsidRPr="00FD17A9">
      <w:rPr>
        <w:rFonts w:ascii="Times New Roman" w:eastAsia="Times New Roman" w:hAnsi="Times New Roman" w:cs="Times New Roman"/>
        <w:sz w:val="18"/>
        <w:szCs w:val="18"/>
      </w:rPr>
      <w:t xml:space="preserve">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 xml:space="preserve">                </w:t>
    </w:r>
    <w:r w:rsidRPr="00FD17A9">
      <w:rPr>
        <w:rFonts w:ascii="Times New Roman" w:eastAsia="Times New Roman" w:hAnsi="Times New Roman" w:cs="Times New Roman"/>
        <w:sz w:val="18"/>
        <w:szCs w:val="18"/>
      </w:rPr>
      <w:t xml:space="preserve">(+95-1)538120,,contact@frontiir.com,www.Frontiir.com </w:t>
    </w:r>
  </w:p>
  <w:p w14:paraId="7F1E4C1B" w14:textId="77777777" w:rsidR="001B05B6" w:rsidRPr="00FD17A9" w:rsidRDefault="001B05B6">
    <w:pPr>
      <w:pStyle w:val="Footer"/>
      <w:rPr>
        <w:sz w:val="18"/>
        <w:szCs w:val="18"/>
      </w:rPr>
    </w:pPr>
  </w:p>
  <w:p w14:paraId="485AAE4E" w14:textId="77777777" w:rsidR="001B05B6" w:rsidRDefault="001B0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7A30D3" w14:textId="77777777" w:rsidR="000F5B9E" w:rsidRDefault="000F5B9E" w:rsidP="00A52FE1">
      <w:pPr>
        <w:spacing w:line="240" w:lineRule="auto"/>
      </w:pPr>
      <w:r>
        <w:separator/>
      </w:r>
    </w:p>
  </w:footnote>
  <w:footnote w:type="continuationSeparator" w:id="0">
    <w:p w14:paraId="4C55820F" w14:textId="77777777" w:rsidR="000F5B9E" w:rsidRDefault="000F5B9E" w:rsidP="00A52F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2E285" w14:textId="4312D4EE" w:rsidR="001E4CF7" w:rsidRDefault="001E4CF7">
    <w:pPr>
      <w:pStyle w:val="Header"/>
      <w:rPr>
        <w:ins w:id="1610" w:author="ASUS" w:date="2026-10-15T14:50:00Z"/>
      </w:rPr>
    </w:pPr>
    <w:ins w:id="1611" w:author="ASUS" w:date="2026-10-15T14:51:00Z">
      <w:r>
        <w:t xml:space="preserve"> </w:t>
      </w:r>
    </w:ins>
  </w:p>
  <w:p w14:paraId="751F292A" w14:textId="26684D45" w:rsidR="001B05B6" w:rsidRDefault="001E4CF7">
    <w:pPr>
      <w:pStyle w:val="Header"/>
    </w:pPr>
    <w:ins w:id="1612" w:author="ASUS" w:date="2026-10-15T14:51:00Z">
      <w:r>
        <w:rPr>
          <w:noProof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036865D5" wp14:editId="16578DC3">
            <wp:extent cx="2282024" cy="777963"/>
            <wp:effectExtent l="0" t="0" r="444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 rotWithShape="1">
                    <a:blip r:embed="rId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90833" cy="78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3C4"/>
    <w:multiLevelType w:val="multilevel"/>
    <w:tmpl w:val="4B8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E102E"/>
    <w:multiLevelType w:val="multilevel"/>
    <w:tmpl w:val="B1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SUS">
    <w15:presenceInfo w15:providerId="Windows Live" w15:userId="ac1391b682f0fd96"/>
  </w15:person>
  <w15:person w15:author="Frontiiir">
    <w15:presenceInfo w15:providerId="None" w15:userId="Frontiii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TrueTypeFonts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788"/>
    <w:rsid w:val="000350C4"/>
    <w:rsid w:val="00037F9D"/>
    <w:rsid w:val="00067832"/>
    <w:rsid w:val="000B608C"/>
    <w:rsid w:val="000B7AF2"/>
    <w:rsid w:val="000E09BF"/>
    <w:rsid w:val="000F4FE5"/>
    <w:rsid w:val="000F5B9E"/>
    <w:rsid w:val="0010026A"/>
    <w:rsid w:val="00100547"/>
    <w:rsid w:val="00187D07"/>
    <w:rsid w:val="00190EBD"/>
    <w:rsid w:val="001B05B6"/>
    <w:rsid w:val="001B78D5"/>
    <w:rsid w:val="001E4CF7"/>
    <w:rsid w:val="00206F70"/>
    <w:rsid w:val="0021113D"/>
    <w:rsid w:val="002244D8"/>
    <w:rsid w:val="00241A0A"/>
    <w:rsid w:val="00265C69"/>
    <w:rsid w:val="00280F43"/>
    <w:rsid w:val="002A24E9"/>
    <w:rsid w:val="002B5309"/>
    <w:rsid w:val="00310DC2"/>
    <w:rsid w:val="0033147C"/>
    <w:rsid w:val="00346DBA"/>
    <w:rsid w:val="003A1F72"/>
    <w:rsid w:val="003D5528"/>
    <w:rsid w:val="003E0D6A"/>
    <w:rsid w:val="00437025"/>
    <w:rsid w:val="00450C1B"/>
    <w:rsid w:val="00474172"/>
    <w:rsid w:val="00475C8D"/>
    <w:rsid w:val="0048164F"/>
    <w:rsid w:val="004A45E6"/>
    <w:rsid w:val="004A6D26"/>
    <w:rsid w:val="004C51E6"/>
    <w:rsid w:val="004D7586"/>
    <w:rsid w:val="00513AA1"/>
    <w:rsid w:val="00577A3B"/>
    <w:rsid w:val="005A7FD7"/>
    <w:rsid w:val="005C55A2"/>
    <w:rsid w:val="005C5B8C"/>
    <w:rsid w:val="0060588E"/>
    <w:rsid w:val="006062C9"/>
    <w:rsid w:val="006106C2"/>
    <w:rsid w:val="00680035"/>
    <w:rsid w:val="00685870"/>
    <w:rsid w:val="0068587B"/>
    <w:rsid w:val="006C7AFC"/>
    <w:rsid w:val="00720292"/>
    <w:rsid w:val="007520F0"/>
    <w:rsid w:val="0075229F"/>
    <w:rsid w:val="00781569"/>
    <w:rsid w:val="0078624C"/>
    <w:rsid w:val="0078637C"/>
    <w:rsid w:val="00786C25"/>
    <w:rsid w:val="007A5CB2"/>
    <w:rsid w:val="007C7EBB"/>
    <w:rsid w:val="007F0860"/>
    <w:rsid w:val="00804400"/>
    <w:rsid w:val="008053B6"/>
    <w:rsid w:val="00822163"/>
    <w:rsid w:val="00832195"/>
    <w:rsid w:val="008616F5"/>
    <w:rsid w:val="00865FF7"/>
    <w:rsid w:val="00867682"/>
    <w:rsid w:val="008C2C24"/>
    <w:rsid w:val="008E107F"/>
    <w:rsid w:val="00940D0A"/>
    <w:rsid w:val="00962C45"/>
    <w:rsid w:val="00967602"/>
    <w:rsid w:val="009A721D"/>
    <w:rsid w:val="00A51275"/>
    <w:rsid w:val="00A52FE1"/>
    <w:rsid w:val="00A55F0F"/>
    <w:rsid w:val="00AC0E1C"/>
    <w:rsid w:val="00B03059"/>
    <w:rsid w:val="00B04F6D"/>
    <w:rsid w:val="00B264CC"/>
    <w:rsid w:val="00B41F81"/>
    <w:rsid w:val="00B601BD"/>
    <w:rsid w:val="00B74499"/>
    <w:rsid w:val="00B921F0"/>
    <w:rsid w:val="00B942F5"/>
    <w:rsid w:val="00BB2656"/>
    <w:rsid w:val="00C2548B"/>
    <w:rsid w:val="00D433AB"/>
    <w:rsid w:val="00D43B6B"/>
    <w:rsid w:val="00D93C50"/>
    <w:rsid w:val="00DA4B36"/>
    <w:rsid w:val="00DE7234"/>
    <w:rsid w:val="00DF0006"/>
    <w:rsid w:val="00E05EC4"/>
    <w:rsid w:val="00E34F6A"/>
    <w:rsid w:val="00E74586"/>
    <w:rsid w:val="00E75B51"/>
    <w:rsid w:val="00E764EC"/>
    <w:rsid w:val="00E93714"/>
    <w:rsid w:val="00EA21D3"/>
    <w:rsid w:val="00EA7C93"/>
    <w:rsid w:val="00EB5D84"/>
    <w:rsid w:val="00EC5E18"/>
    <w:rsid w:val="00ED33F6"/>
    <w:rsid w:val="00EE6546"/>
    <w:rsid w:val="00EF6E85"/>
    <w:rsid w:val="00F14050"/>
    <w:rsid w:val="00F20C84"/>
    <w:rsid w:val="00F50788"/>
    <w:rsid w:val="00F54E7F"/>
    <w:rsid w:val="00F5725D"/>
    <w:rsid w:val="00F67145"/>
    <w:rsid w:val="00F7106B"/>
    <w:rsid w:val="00F91ECD"/>
    <w:rsid w:val="00F94A40"/>
    <w:rsid w:val="00FB4FD1"/>
    <w:rsid w:val="00FC0893"/>
    <w:rsid w:val="00FD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4306B"/>
  <w15:docId w15:val="{B0D61450-B4CD-4A80-BA76-DF2FF889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my-MM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74172"/>
    <w:rPr>
      <w:rFonts w:ascii="Myanmar Text" w:eastAsia="Myanmar Text" w:hAnsi="Myanmar Text" w:cs="Myanmar Text"/>
      <w:color w:val="000000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color w:val="00000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52F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FE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52F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FE1"/>
    <w:rPr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962C45"/>
    <w:rPr>
      <w:color w:val="00000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C45"/>
    <w:pPr>
      <w:spacing w:after="160" w:line="240" w:lineRule="auto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C45"/>
    <w:rPr>
      <w:rFonts w:asciiTheme="minorHAnsi" w:eastAsiaTheme="minorEastAsia" w:hAnsiTheme="minorHAnsi" w:cstheme="minorBidi"/>
      <w:color w:val="000000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C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C45"/>
    <w:rPr>
      <w:rFonts w:ascii="Segoe UI" w:hAnsi="Segoe UI" w:cs="Segoe UI"/>
      <w:color w:val="000000"/>
      <w:sz w:val="18"/>
      <w:szCs w:val="18"/>
    </w:rPr>
  </w:style>
  <w:style w:type="paragraph" w:customStyle="1" w:styleId="x1yc453h">
    <w:name w:val="x1yc453h"/>
    <w:basedOn w:val="Normal"/>
    <w:rsid w:val="000E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09BF"/>
    <w:rPr>
      <w:b/>
      <w:bCs/>
      <w:color w:val="000000"/>
    </w:rPr>
  </w:style>
  <w:style w:type="table" w:customStyle="1" w:styleId="2">
    <w:name w:val="2"/>
    <w:basedOn w:val="TableNormal0"/>
    <w:rsid w:val="00206F70"/>
    <w:tblPr>
      <w:tblStyleRowBandSize w:val="1"/>
      <w:tblStyleColBandSize w:val="1"/>
    </w:tblPr>
  </w:style>
  <w:style w:type="table" w:customStyle="1" w:styleId="1">
    <w:name w:val="1"/>
    <w:basedOn w:val="TableNormal0"/>
    <w:rsid w:val="00206F7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942F5"/>
    <w:pPr>
      <w:spacing w:line="240" w:lineRule="auto"/>
    </w:pPr>
    <w:rPr>
      <w:rFonts w:asciiTheme="minorHAnsi" w:eastAsiaTheme="minorEastAsia" w:hAnsiTheme="minorHAnsi" w:cstheme="minorBidi"/>
      <w:color w:val="00000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2195"/>
    <w:pPr>
      <w:spacing w:after="0"/>
    </w:pPr>
    <w:rPr>
      <w:rFonts w:ascii="Arial" w:eastAsia="Arial" w:hAnsi="Arial" w:cs="Arial"/>
      <w:b/>
      <w:bCs/>
      <w:lang w:bidi="my-M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2195"/>
    <w:rPr>
      <w:rFonts w:asciiTheme="minorHAnsi" w:eastAsiaTheme="minorEastAsia" w:hAnsiTheme="minorHAnsi" w:cstheme="minorBidi"/>
      <w:b/>
      <w:bCs/>
      <w:color w:val="000000"/>
      <w:sz w:val="20"/>
      <w:szCs w:val="20"/>
      <w:lang w:bidi="ar-SA"/>
    </w:rPr>
  </w:style>
  <w:style w:type="paragraph" w:customStyle="1" w:styleId="x1ghz6dp">
    <w:name w:val="x1ghz6dp"/>
    <w:basedOn w:val="Normal"/>
    <w:rsid w:val="0068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B74499"/>
    <w:pPr>
      <w:spacing w:line="240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5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2D33F-C6E9-494C-9011-14DBADC11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19</Pages>
  <Words>5567</Words>
  <Characters>31732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Hset Min Thu</dc:creator>
  <cp:lastModifiedBy>ASUS</cp:lastModifiedBy>
  <cp:revision>25</cp:revision>
  <dcterms:created xsi:type="dcterms:W3CDTF">2026-10-09T05:48:00Z</dcterms:created>
  <dcterms:modified xsi:type="dcterms:W3CDTF">2026-10-15T09:32:00Z</dcterms:modified>
</cp:coreProperties>
</file>